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6" w:type="dxa"/>
        <w:tblInd w:w="100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92" w:type="dxa"/>
          <w:right w:w="100" w:type="dxa"/>
        </w:tblCellMar>
        <w:tblLook w:val="04A0" w:firstRow="1" w:lastRow="0" w:firstColumn="1" w:lastColumn="0" w:noHBand="0" w:noVBand="1"/>
      </w:tblPr>
      <w:tblGrid>
        <w:gridCol w:w="3353"/>
        <w:gridCol w:w="6643"/>
      </w:tblGrid>
      <w:tr w:rsidR="00DB3467" w14:paraId="13CD90F9" w14:textId="77777777" w:rsidTr="00195843">
        <w:trPr>
          <w:cantSplit/>
          <w:trHeight w:val="467"/>
        </w:trPr>
        <w:tc>
          <w:tcPr>
            <w:tcW w:w="9996" w:type="dxa"/>
            <w:gridSpan w:val="2"/>
            <w:tcMar>
              <w:left w:w="92" w:type="dxa"/>
            </w:tcMar>
            <w:vAlign w:val="center"/>
          </w:tcPr>
          <w:p w14:paraId="1F2F9A90" w14:textId="77777777" w:rsidR="00DB3467" w:rsidRDefault="007A586F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  <w:t xml:space="preserve">Faculty of Information and Communication Technology </w:t>
            </w:r>
          </w:p>
          <w:p w14:paraId="004936F2" w14:textId="77777777" w:rsidR="00DB3467" w:rsidRDefault="007A586F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  <w:t>Department Computer Science</w:t>
            </w:r>
          </w:p>
        </w:tc>
      </w:tr>
      <w:tr w:rsidR="00DB3467" w14:paraId="58A03C3D" w14:textId="77777777" w:rsidTr="00CD143E">
        <w:trPr>
          <w:cantSplit/>
          <w:trHeight w:val="796"/>
        </w:trPr>
        <w:tc>
          <w:tcPr>
            <w:tcW w:w="3353" w:type="dxa"/>
            <w:vMerge w:val="restart"/>
            <w:tcMar>
              <w:left w:w="92" w:type="dxa"/>
            </w:tcMar>
          </w:tcPr>
          <w:p w14:paraId="503F56A2" w14:textId="77777777" w:rsidR="00DB3467" w:rsidRDefault="007A586F">
            <w:pPr>
              <w:spacing w:before="200" w:after="200" w:line="276" w:lineRule="auto"/>
              <w:rPr>
                <w:rFonts w:ascii="Tahoma" w:eastAsia="Times New Roman" w:hAnsi="Tahoma" w:cs="Tahoma"/>
                <w:sz w:val="20"/>
                <w:szCs w:val="20"/>
                <w:lang w:bidi="en-US"/>
              </w:rPr>
            </w:pPr>
            <w:r>
              <w:rPr>
                <w:rFonts w:ascii="Calibri" w:eastAsia="Times New Roman" w:hAnsi="Calibri" w:cs="Times New Roman"/>
                <w:noProof/>
                <w:sz w:val="20"/>
                <w:szCs w:val="20"/>
                <w:lang w:val="en-ZA" w:eastAsia="en-ZA"/>
              </w:rPr>
              <w:drawing>
                <wp:inline distT="0" distB="0" distL="19050" distR="0" wp14:anchorId="523F866E" wp14:editId="6A1510D6">
                  <wp:extent cx="1874520" cy="632460"/>
                  <wp:effectExtent l="0" t="0" r="0" b="0"/>
                  <wp:docPr id="1" name="Picture 5" descr="logob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logob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63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FFAF4" w14:textId="21D05AA5" w:rsidR="00DB3467" w:rsidRDefault="007A586F">
            <w:pPr>
              <w:spacing w:before="200" w:after="200" w:line="276" w:lineRule="auto"/>
              <w:rPr>
                <w:rFonts w:ascii="Tahoma" w:eastAsia="Times New Roman" w:hAnsi="Tahoma" w:cs="Tahoma"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bidi="en-US"/>
              </w:rPr>
              <w:t xml:space="preserve"> </w:t>
            </w:r>
          </w:p>
        </w:tc>
        <w:tc>
          <w:tcPr>
            <w:tcW w:w="6643" w:type="dxa"/>
            <w:tcMar>
              <w:left w:w="92" w:type="dxa"/>
            </w:tcMar>
          </w:tcPr>
          <w:p w14:paraId="108B434D" w14:textId="18EDF6A5" w:rsidR="00DB3467" w:rsidRDefault="00AB2AD8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sz w:val="20"/>
                <w:szCs w:val="20"/>
                <w:lang w:val="en-GB" w:bidi="en-US"/>
              </w:rPr>
            </w:pPr>
            <w:r>
              <w:rPr>
                <w:rFonts w:ascii="Tahoma" w:eastAsia="Times New Roman" w:hAnsi="Tahoma" w:cs="Tahoma"/>
                <w:b/>
                <w:bCs/>
                <w:sz w:val="20"/>
                <w:szCs w:val="20"/>
                <w:lang w:bidi="en-US"/>
              </w:rPr>
              <w:t>ORS216D</w:t>
            </w:r>
          </w:p>
          <w:p w14:paraId="49A1A0BD" w14:textId="13538B6B" w:rsidR="00DB3467" w:rsidRDefault="00A051E9" w:rsidP="00B3311A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</w:pPr>
            <w:r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>PROJECT</w:t>
            </w:r>
            <w:r w:rsidR="005D652D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 xml:space="preserve"> PRACTICALS - 202</w:t>
            </w:r>
            <w:r w:rsidR="003E6A2F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>5</w:t>
            </w:r>
            <w:r w:rsidR="001F5AD9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>2</w:t>
            </w:r>
            <w:r w:rsidR="007A586F">
              <w:rPr>
                <w:rFonts w:ascii="Tahoma" w:eastAsia="Times New Roman" w:hAnsi="Tahoma" w:cs="Tahoma"/>
                <w:b/>
                <w:sz w:val="20"/>
                <w:szCs w:val="20"/>
                <w:lang w:bidi="en-US"/>
              </w:rPr>
              <w:t xml:space="preserve"> </w:t>
            </w:r>
          </w:p>
        </w:tc>
      </w:tr>
      <w:tr w:rsidR="00195843" w:rsidRPr="00CA2D46" w14:paraId="0EE2BE1A" w14:textId="77777777" w:rsidTr="00CD143E">
        <w:trPr>
          <w:cantSplit/>
          <w:trHeight w:val="911"/>
        </w:trPr>
        <w:tc>
          <w:tcPr>
            <w:tcW w:w="3353" w:type="dxa"/>
            <w:vMerge/>
            <w:tcMar>
              <w:left w:w="92" w:type="dxa"/>
            </w:tcMar>
          </w:tcPr>
          <w:p w14:paraId="1633D83D" w14:textId="77777777" w:rsidR="00195843" w:rsidRDefault="00195843">
            <w:pPr>
              <w:spacing w:before="200" w:after="200" w:line="276" w:lineRule="auto"/>
              <w:rPr>
                <w:rFonts w:ascii="Tahoma" w:eastAsia="Times New Roman" w:hAnsi="Tahoma" w:cs="Tahoma"/>
                <w:sz w:val="20"/>
                <w:szCs w:val="20"/>
                <w:lang w:bidi="en-US"/>
              </w:rPr>
            </w:pPr>
          </w:p>
        </w:tc>
        <w:tc>
          <w:tcPr>
            <w:tcW w:w="6643" w:type="dxa"/>
            <w:tcMar>
              <w:left w:w="95" w:type="dxa"/>
            </w:tcMar>
          </w:tcPr>
          <w:p w14:paraId="34E8A660" w14:textId="77777777" w:rsidR="00195843" w:rsidRDefault="00195843">
            <w:pPr>
              <w:spacing w:before="200" w:after="200" w:line="276" w:lineRule="auto"/>
              <w:jc w:val="center"/>
              <w:rPr>
                <w:rFonts w:ascii="Tahoma" w:eastAsia="Times New Roman" w:hAnsi="Tahoma" w:cs="Tahoma"/>
                <w:b/>
                <w:sz w:val="20"/>
                <w:szCs w:val="20"/>
                <w:lang w:val="fr-FR" w:bidi="en-US"/>
              </w:rPr>
            </w:pPr>
            <w:proofErr w:type="gramStart"/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Examiner:</w:t>
            </w:r>
            <w:proofErr w:type="gramEnd"/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 xml:space="preserve"> </w:t>
            </w:r>
            <w:r w:rsidRPr="003E6A2F">
              <w:rPr>
                <w:rFonts w:ascii="Tahoma" w:eastAsia="Times New Roman" w:hAnsi="Tahoma" w:cs="Tahoma"/>
                <w:b/>
                <w:sz w:val="20"/>
                <w:szCs w:val="20"/>
                <w:lang w:val="fr-FR" w:bidi="en-US"/>
              </w:rPr>
              <w:t>KA Phuduhudu</w:t>
            </w:r>
          </w:p>
          <w:p w14:paraId="5DFB5B19" w14:textId="4477C61E" w:rsidR="00195843" w:rsidRPr="003E6A2F" w:rsidRDefault="00A67D96" w:rsidP="00CD143E">
            <w:pPr>
              <w:spacing w:before="200" w:after="200" w:line="276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fr-FR" w:bidi="en-US"/>
              </w:rPr>
            </w:pPr>
            <w:proofErr w:type="gramStart"/>
            <w:r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Total</w:t>
            </w:r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:</w:t>
            </w:r>
            <w:proofErr w:type="gramEnd"/>
            <w:r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 xml:space="preserve"> </w:t>
            </w:r>
            <w:r w:rsidR="006063A6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fr-FR" w:bidi="en-US"/>
              </w:rPr>
              <w:t>10</w:t>
            </w:r>
            <w:r w:rsidRPr="00A67D96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fr-FR" w:bidi="en-US"/>
              </w:rPr>
              <w:t>0</w:t>
            </w:r>
            <w:r w:rsidR="00CD143E">
              <w:rPr>
                <w:rFonts w:ascii="Tahoma" w:eastAsia="Times New Roman" w:hAnsi="Tahoma" w:cs="Tahoma"/>
                <w:b/>
                <w:bCs/>
                <w:sz w:val="20"/>
                <w:szCs w:val="20"/>
                <w:lang w:val="fr-FR" w:bidi="en-US"/>
              </w:rPr>
              <w:t xml:space="preserve"> - </w:t>
            </w:r>
            <w:r w:rsidR="008630EA" w:rsidRPr="003E6A2F"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Due D</w:t>
            </w:r>
            <w:r>
              <w:rPr>
                <w:rFonts w:ascii="Tahoma" w:eastAsia="Times New Roman" w:hAnsi="Tahoma" w:cs="Tahoma"/>
                <w:sz w:val="20"/>
                <w:szCs w:val="20"/>
                <w:lang w:val="fr-FR" w:bidi="en-US"/>
              </w:rPr>
              <w:t>ate : TBA</w:t>
            </w:r>
          </w:p>
        </w:tc>
      </w:tr>
    </w:tbl>
    <w:p w14:paraId="6C454A02" w14:textId="0ABE1033" w:rsidR="00FB7833" w:rsidRPr="00137DBF" w:rsidRDefault="00FB7833">
      <w:pPr>
        <w:spacing w:after="0" w:line="240" w:lineRule="auto"/>
        <w:rPr>
          <w:rFonts w:ascii="Arial" w:eastAsia="TimesNewRomanPS-BoldMT" w:hAnsi="Arial" w:cs="Arial"/>
          <w:b/>
          <w:bCs/>
          <w:caps/>
          <w:color w:val="FFFFFF"/>
          <w:spacing w:val="15"/>
          <w:sz w:val="24"/>
          <w:szCs w:val="24"/>
          <w:lang w:val="fr-FR" w:bidi="en-US"/>
        </w:rPr>
      </w:pPr>
    </w:p>
    <w:p w14:paraId="27E86F0D" w14:textId="3A808F1A" w:rsidR="000532BF" w:rsidRPr="00702E3A" w:rsidRDefault="000532BF" w:rsidP="000532BF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t xml:space="preserve">TASK </w:t>
      </w:r>
      <w:r w:rsidR="00E73A24">
        <w:rPr>
          <w:rFonts w:ascii="Arial" w:eastAsia="TimesNewRomanPS-BoldMT" w:hAnsi="Arial" w:cs="Arial"/>
          <w:sz w:val="24"/>
          <w:szCs w:val="24"/>
        </w:rPr>
        <w:t>1</w:t>
      </w:r>
      <w:r w:rsidRPr="00702E3A">
        <w:rPr>
          <w:rFonts w:ascii="Arial" w:eastAsia="TimesNewRomanPS-BoldMT" w:hAnsi="Arial" w:cs="Arial"/>
          <w:sz w:val="24"/>
          <w:szCs w:val="24"/>
        </w:rPr>
        <w:t xml:space="preserve">: </w:t>
      </w:r>
      <w:r>
        <w:rPr>
          <w:rFonts w:ascii="Arial" w:eastAsia="TimesNewRomanPS-BoldMT" w:hAnsi="Arial" w:cs="Arial"/>
          <w:sz w:val="24"/>
          <w:szCs w:val="24"/>
        </w:rPr>
        <w:t>RUNNING OTHER LINUX-BASED OS LIVE</w:t>
      </w:r>
      <w:r>
        <w:rPr>
          <w:rFonts w:ascii="Arial" w:eastAsia="TimesNewRomanPS-BoldMT" w:hAnsi="Arial" w:cs="Arial"/>
          <w:sz w:val="24"/>
          <w:szCs w:val="24"/>
        </w:rPr>
        <w:tab/>
      </w:r>
      <w:r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 xml:space="preserve"> </w:t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  <w:t>[</w:t>
      </w:r>
      <w:r>
        <w:rPr>
          <w:rFonts w:ascii="Arial" w:eastAsia="TimesNewRomanPS-BoldMT" w:hAnsi="Arial" w:cs="Arial"/>
          <w:sz w:val="24"/>
          <w:szCs w:val="24"/>
        </w:rPr>
        <w:t>2</w:t>
      </w:r>
      <w:r w:rsidR="00ED682B">
        <w:rPr>
          <w:rFonts w:ascii="Arial" w:eastAsia="TimesNewRomanPS-BoldMT" w:hAnsi="Arial" w:cs="Arial"/>
          <w:sz w:val="24"/>
          <w:szCs w:val="24"/>
        </w:rPr>
        <w:t>0</w:t>
      </w:r>
    </w:p>
    <w:p w14:paraId="18079D12" w14:textId="659B0A68" w:rsidR="000532BF" w:rsidRDefault="000532BF" w:rsidP="00F94DF4">
      <w:pPr>
        <w:pStyle w:val="ListParagraph"/>
        <w:spacing w:before="0" w:after="160" w:line="259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NB: This Task will be also used to validate members of a group. </w:t>
      </w:r>
      <w:r w:rsidRPr="000532BF">
        <w:rPr>
          <w:rFonts w:ascii="Arial" w:hAnsi="Arial" w:cs="Arial"/>
          <w:b/>
          <w:bCs/>
          <w:sz w:val="24"/>
          <w:szCs w:val="24"/>
        </w:rPr>
        <w:t>If the pictures taken do not show all group members – 1</w:t>
      </w:r>
      <w:r>
        <w:rPr>
          <w:rFonts w:ascii="Arial" w:hAnsi="Arial" w:cs="Arial"/>
          <w:b/>
          <w:bCs/>
          <w:sz w:val="24"/>
          <w:szCs w:val="24"/>
        </w:rPr>
        <w:t>5</w:t>
      </w:r>
      <w:r w:rsidRPr="000532BF">
        <w:rPr>
          <w:rFonts w:ascii="Arial" w:hAnsi="Arial" w:cs="Arial"/>
          <w:b/>
          <w:bCs/>
          <w:sz w:val="24"/>
          <w:szCs w:val="24"/>
        </w:rPr>
        <w:t xml:space="preserve"> marks will be deducted</w:t>
      </w:r>
      <w:r>
        <w:rPr>
          <w:rFonts w:ascii="Arial" w:hAnsi="Arial" w:cs="Arial"/>
          <w:b/>
          <w:bCs/>
          <w:sz w:val="24"/>
          <w:szCs w:val="24"/>
        </w:rPr>
        <w:t xml:space="preserve"> from this task</w:t>
      </w:r>
      <w:r w:rsidRPr="000532BF">
        <w:rPr>
          <w:rFonts w:ascii="Arial" w:hAnsi="Arial" w:cs="Arial"/>
          <w:b/>
          <w:bCs/>
          <w:sz w:val="24"/>
          <w:szCs w:val="24"/>
        </w:rPr>
        <w:t>.</w:t>
      </w:r>
    </w:p>
    <w:p w14:paraId="0755101B" w14:textId="704F7255" w:rsidR="005F1634" w:rsidRPr="00FC133D" w:rsidRDefault="005F1634" w:rsidP="0058536E">
      <w:pPr>
        <w:pStyle w:val="ListParagraph"/>
        <w:numPr>
          <w:ilvl w:val="0"/>
          <w:numId w:val="19"/>
        </w:numPr>
        <w:spacing w:before="0" w:after="160" w:line="259" w:lineRule="auto"/>
        <w:rPr>
          <w:ins w:id="0" w:author="Microsoft Word" w:date="2025-09-01T21:01:00Z" w16du:dateUtc="2025-09-01T19:01:00Z"/>
          <w:rFonts w:ascii="Arial" w:hAnsi="Arial" w:cs="Arial"/>
          <w:color w:val="000000" w:themeColor="text1"/>
          <w:sz w:val="24"/>
          <w:szCs w:val="24"/>
        </w:rPr>
      </w:pPr>
      <w:r w:rsidRPr="00FC133D">
        <w:rPr>
          <w:rFonts w:ascii="Arial" w:hAnsi="Arial" w:cs="Arial"/>
          <w:color w:val="000000" w:themeColor="text1"/>
          <w:sz w:val="24"/>
          <w:szCs w:val="24"/>
        </w:rPr>
        <w:t xml:space="preserve">Demonstrate </w:t>
      </w:r>
      <w:r w:rsidR="2F16891D" w:rsidRPr="00FC133D">
        <w:rPr>
          <w:rFonts w:ascii="Arial" w:hAnsi="Arial" w:cs="Arial"/>
          <w:color w:val="000000" w:themeColor="text1"/>
          <w:sz w:val="24"/>
          <w:szCs w:val="24"/>
        </w:rPr>
        <w:t xml:space="preserve">your skill for running a </w:t>
      </w:r>
      <w:r w:rsidRPr="00FC133D">
        <w:rPr>
          <w:rFonts w:ascii="Arial" w:hAnsi="Arial" w:cs="Arial"/>
          <w:color w:val="000000" w:themeColor="text1"/>
          <w:sz w:val="24"/>
          <w:szCs w:val="24"/>
        </w:rPr>
        <w:t>that you can run install or run any Linux-based OS</w:t>
      </w:r>
      <w:r w:rsidR="2F16891D" w:rsidRPr="00FC133D">
        <w:rPr>
          <w:rFonts w:ascii="Arial" w:hAnsi="Arial" w:cs="Arial"/>
          <w:color w:val="000000" w:themeColor="text1"/>
          <w:sz w:val="24"/>
          <w:szCs w:val="24"/>
        </w:rPr>
        <w:t xml:space="preserve"> from</w:t>
      </w:r>
      <w:ins w:id="1" w:author="Microsoft Word" w:date="2025-09-01T21:01:00Z" w16du:dateUtc="2025-09-01T19:01:00Z">
        <w:r w:rsidRPr="00FC133D">
          <w:rPr>
            <w:rFonts w:ascii="Arial" w:hAnsi="Arial" w:cs="Arial"/>
            <w:color w:val="000000" w:themeColor="text1"/>
            <w:sz w:val="24"/>
            <w:szCs w:val="24"/>
          </w:rPr>
          <w:t xml:space="preserve">. </w:t>
        </w:r>
      </w:ins>
    </w:p>
    <w:p w14:paraId="6EC8C76C" w14:textId="498F221E" w:rsidR="004C400D" w:rsidRPr="00702E3A" w:rsidRDefault="2F16891D" w:rsidP="004C400D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FC133D">
        <w:rPr>
          <w:rFonts w:ascii="Arial" w:hAnsi="Arial" w:cs="Arial"/>
          <w:color w:val="000000" w:themeColor="text1"/>
          <w:sz w:val="24"/>
          <w:szCs w:val="24"/>
        </w:rPr>
        <w:t xml:space="preserve">Install </w:t>
      </w:r>
      <w:proofErr w:type="spellStart"/>
      <w:r w:rsidRPr="00FC133D">
        <w:rPr>
          <w:rFonts w:ascii="Arial" w:hAnsi="Arial" w:cs="Arial"/>
          <w:color w:val="000000" w:themeColor="text1"/>
          <w:sz w:val="24"/>
          <w:szCs w:val="24"/>
        </w:rPr>
        <w:t>Ventoy</w:t>
      </w:r>
      <w:proofErr w:type="spellEnd"/>
      <w:r w:rsidRPr="00FC133D">
        <w:rPr>
          <w:rFonts w:ascii="Arial" w:hAnsi="Arial" w:cs="Arial"/>
          <w:color w:val="000000" w:themeColor="text1"/>
          <w:sz w:val="24"/>
          <w:szCs w:val="24"/>
        </w:rPr>
        <w:t xml:space="preserve"> Tool in a USB Drive that has 16GB or </w:t>
      </w:r>
      <w:r w:rsidRPr="2F969E02">
        <w:rPr>
          <w:rFonts w:ascii="Arial" w:hAnsi="Arial" w:cs="Arial"/>
          <w:sz w:val="24"/>
          <w:szCs w:val="24"/>
        </w:rPr>
        <w:t>more capacity</w:t>
      </w:r>
    </w:p>
    <w:p w14:paraId="69E38992" w14:textId="7FBCB73A" w:rsidR="004C400D" w:rsidRPr="00702E3A" w:rsidRDefault="2F16891D" w:rsidP="004C400D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2F969E02">
        <w:rPr>
          <w:rFonts w:ascii="Arial" w:hAnsi="Arial" w:cs="Arial"/>
          <w:sz w:val="24"/>
          <w:szCs w:val="24"/>
        </w:rPr>
        <w:t xml:space="preserve">Use a </w:t>
      </w:r>
      <w:r w:rsidR="004C400D" w:rsidRPr="2F969E02">
        <w:rPr>
          <w:rFonts w:ascii="Arial" w:hAnsi="Arial" w:cs="Arial"/>
          <w:sz w:val="24"/>
          <w:szCs w:val="24"/>
        </w:rPr>
        <w:t xml:space="preserve">Make three screen </w:t>
      </w:r>
      <w:r w:rsidR="006533D1" w:rsidRPr="2F969E02">
        <w:rPr>
          <w:rFonts w:ascii="Arial" w:hAnsi="Arial" w:cs="Arial"/>
          <w:sz w:val="24"/>
          <w:szCs w:val="24"/>
        </w:rPr>
        <w:t>shots</w:t>
      </w:r>
      <w:r w:rsidR="007C4B15" w:rsidRPr="2F969E02">
        <w:rPr>
          <w:rFonts w:ascii="Arial" w:hAnsi="Arial" w:cs="Arial"/>
          <w:sz w:val="24"/>
          <w:szCs w:val="24"/>
        </w:rPr>
        <w:t xml:space="preserve"> 2a/2b/2c</w:t>
      </w:r>
      <w:r w:rsidR="004C400D" w:rsidRPr="2F969E02">
        <w:rPr>
          <w:rFonts w:ascii="Arial" w:hAnsi="Arial" w:cs="Arial"/>
          <w:sz w:val="24"/>
          <w:szCs w:val="24"/>
        </w:rPr>
        <w:t xml:space="preserve"> showing how </w:t>
      </w:r>
      <w:r w:rsidR="006533D1" w:rsidRPr="2F969E02">
        <w:rPr>
          <w:rFonts w:ascii="Arial" w:hAnsi="Arial" w:cs="Arial"/>
          <w:sz w:val="24"/>
          <w:szCs w:val="24"/>
        </w:rPr>
        <w:t xml:space="preserve">to </w:t>
      </w:r>
      <w:r w:rsidR="004C400D" w:rsidRPr="2F969E02">
        <w:rPr>
          <w:rFonts w:ascii="Arial" w:hAnsi="Arial" w:cs="Arial"/>
          <w:b/>
          <w:bCs/>
          <w:sz w:val="24"/>
          <w:szCs w:val="24"/>
        </w:rPr>
        <w:t xml:space="preserve">Reset </w:t>
      </w:r>
      <w:r w:rsidR="008B3422" w:rsidRPr="2F969E02">
        <w:rPr>
          <w:rFonts w:ascii="Arial" w:hAnsi="Arial" w:cs="Arial"/>
          <w:b/>
          <w:bCs/>
          <w:sz w:val="24"/>
          <w:szCs w:val="24"/>
        </w:rPr>
        <w:t xml:space="preserve">a </w:t>
      </w:r>
      <w:r w:rsidR="004C400D" w:rsidRPr="2F969E02">
        <w:rPr>
          <w:rFonts w:ascii="Arial" w:hAnsi="Arial" w:cs="Arial"/>
          <w:b/>
          <w:bCs/>
          <w:sz w:val="24"/>
          <w:szCs w:val="24"/>
        </w:rPr>
        <w:t>Lost Passwords</w:t>
      </w:r>
      <w:r w:rsidR="008B3422" w:rsidRPr="2F969E02">
        <w:rPr>
          <w:rFonts w:ascii="Arial" w:hAnsi="Arial" w:cs="Arial"/>
          <w:b/>
          <w:bCs/>
          <w:sz w:val="24"/>
          <w:szCs w:val="24"/>
        </w:rPr>
        <w:t>.</w:t>
      </w:r>
    </w:p>
    <w:p w14:paraId="1D43E2E6" w14:textId="6065E5E7" w:rsidR="00C70978" w:rsidRDefault="005F1634" w:rsidP="004C400D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Download </w:t>
      </w:r>
      <w:proofErr w:type="spellStart"/>
      <w:r>
        <w:rPr>
          <w:rFonts w:ascii="Arial" w:hAnsi="Arial" w:cs="Arial"/>
          <w:sz w:val="24"/>
          <w:szCs w:val="24"/>
        </w:rPr>
        <w:t>PrimeOS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DE2E2D" w:rsidRPr="00DE2E2D">
        <w:rPr>
          <w:rFonts w:ascii="Arial" w:hAnsi="Arial" w:cs="Arial"/>
          <w:i/>
          <w:iCs/>
          <w:sz w:val="24"/>
          <w:szCs w:val="24"/>
        </w:rPr>
        <w:t xml:space="preserve">(the version </w:t>
      </w:r>
      <w:r w:rsidR="00CA2D46" w:rsidRPr="00DE2E2D">
        <w:rPr>
          <w:rFonts w:ascii="Arial" w:hAnsi="Arial" w:cs="Arial"/>
          <w:i/>
          <w:iCs/>
          <w:sz w:val="24"/>
          <w:szCs w:val="24"/>
        </w:rPr>
        <w:t>suitable for your laptop</w:t>
      </w:r>
      <w:r w:rsidR="00DE2E2D" w:rsidRPr="00DE2E2D">
        <w:rPr>
          <w:rFonts w:ascii="Arial" w:hAnsi="Arial" w:cs="Arial"/>
          <w:i/>
          <w:iCs/>
          <w:sz w:val="24"/>
          <w:szCs w:val="24"/>
        </w:rPr>
        <w:t>)</w:t>
      </w:r>
      <w:r w:rsidR="00DE2E2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from </w:t>
      </w:r>
      <w:r w:rsidR="00C70978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nternet </w:t>
      </w:r>
      <w:hyperlink r:id="rId9" w:history="1">
        <w:r w:rsidRPr="005F1634">
          <w:rPr>
            <w:rStyle w:val="Hyperlink"/>
            <w:rFonts w:ascii="Arial" w:hAnsi="Arial" w:cs="Arial"/>
            <w:sz w:val="24"/>
            <w:szCs w:val="24"/>
          </w:rPr>
          <w:t>Download | PrimeOS</w:t>
        </w:r>
      </w:hyperlink>
      <w:r>
        <w:rPr>
          <w:rFonts w:ascii="Arial" w:hAnsi="Arial" w:cs="Arial"/>
          <w:sz w:val="24"/>
          <w:szCs w:val="24"/>
        </w:rPr>
        <w:t xml:space="preserve"> or from </w:t>
      </w:r>
      <w:hyperlink r:id="rId10" w:history="1">
        <w:r w:rsidRPr="000B1F00">
          <w:rPr>
            <w:rStyle w:val="Hyperlink"/>
            <w:rFonts w:ascii="Arial" w:hAnsi="Arial" w:cs="Arial"/>
            <w:sz w:val="24"/>
            <w:szCs w:val="24"/>
          </w:rPr>
          <w:t>\\168.172.155.233\softwares\iso</w:t>
        </w:r>
      </w:hyperlink>
      <w:r>
        <w:rPr>
          <w:rFonts w:ascii="Arial" w:hAnsi="Arial" w:cs="Arial"/>
          <w:sz w:val="24"/>
          <w:szCs w:val="24"/>
        </w:rPr>
        <w:t xml:space="preserve"> (only within TUT Network) – safe that in the</w:t>
      </w:r>
      <w:r w:rsidR="00C70978">
        <w:rPr>
          <w:rFonts w:ascii="Arial" w:hAnsi="Arial" w:cs="Arial"/>
          <w:sz w:val="24"/>
          <w:szCs w:val="24"/>
        </w:rPr>
        <w:t xml:space="preserve"> USB Drive’s </w:t>
      </w:r>
      <w:r>
        <w:rPr>
          <w:rFonts w:ascii="Arial" w:hAnsi="Arial" w:cs="Arial"/>
          <w:sz w:val="24"/>
          <w:szCs w:val="24"/>
        </w:rPr>
        <w:t>larger partition</w:t>
      </w:r>
      <w:r w:rsidR="00C70978">
        <w:rPr>
          <w:rFonts w:ascii="Arial" w:hAnsi="Arial" w:cs="Arial"/>
          <w:sz w:val="24"/>
          <w:szCs w:val="24"/>
        </w:rPr>
        <w:t>.</w:t>
      </w:r>
    </w:p>
    <w:p w14:paraId="0FE632C2" w14:textId="77777777" w:rsidR="005E3153" w:rsidRDefault="00C70978" w:rsidP="005E3153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5E3153">
        <w:rPr>
          <w:rFonts w:ascii="Arial" w:hAnsi="Arial" w:cs="Arial"/>
          <w:sz w:val="24"/>
          <w:szCs w:val="24"/>
        </w:rPr>
        <w:t xml:space="preserve">Configure your laptop to boot from that USB Drive (the one running </w:t>
      </w:r>
      <w:proofErr w:type="spellStart"/>
      <w:r w:rsidRPr="005E3153">
        <w:rPr>
          <w:rFonts w:ascii="Arial" w:hAnsi="Arial" w:cs="Arial"/>
          <w:sz w:val="24"/>
          <w:szCs w:val="24"/>
        </w:rPr>
        <w:t>Ventoy</w:t>
      </w:r>
      <w:proofErr w:type="spellEnd"/>
      <w:r w:rsidRPr="005E3153">
        <w:rPr>
          <w:rFonts w:ascii="Arial" w:hAnsi="Arial" w:cs="Arial"/>
          <w:sz w:val="24"/>
          <w:szCs w:val="24"/>
        </w:rPr>
        <w:t xml:space="preserve"> tool).</w:t>
      </w:r>
      <w:r w:rsidR="005E3153" w:rsidRPr="005E3153">
        <w:rPr>
          <w:rFonts w:ascii="Arial" w:hAnsi="Arial" w:cs="Arial"/>
          <w:sz w:val="24"/>
          <w:szCs w:val="24"/>
        </w:rPr>
        <w:t xml:space="preserve"> </w:t>
      </w:r>
      <w:r w:rsidRPr="005E3153">
        <w:rPr>
          <w:rFonts w:ascii="Arial" w:hAnsi="Arial" w:cs="Arial"/>
          <w:sz w:val="24"/>
          <w:szCs w:val="24"/>
        </w:rPr>
        <w:t xml:space="preserve">Boot Laptop to run </w:t>
      </w:r>
      <w:proofErr w:type="spellStart"/>
      <w:r w:rsidRPr="005E3153">
        <w:rPr>
          <w:rFonts w:ascii="Arial" w:hAnsi="Arial" w:cs="Arial"/>
          <w:sz w:val="24"/>
          <w:szCs w:val="24"/>
        </w:rPr>
        <w:t>PrimeOS</w:t>
      </w:r>
      <w:proofErr w:type="spellEnd"/>
      <w:r w:rsidRPr="005E3153">
        <w:rPr>
          <w:rFonts w:ascii="Arial" w:hAnsi="Arial" w:cs="Arial"/>
          <w:sz w:val="24"/>
          <w:szCs w:val="24"/>
        </w:rPr>
        <w:t xml:space="preserve"> live (Do not Install) – then</w:t>
      </w:r>
      <w:r w:rsidR="005E3153">
        <w:rPr>
          <w:rFonts w:ascii="Arial" w:hAnsi="Arial" w:cs="Arial"/>
          <w:sz w:val="24"/>
          <w:szCs w:val="24"/>
        </w:rPr>
        <w:t>:</w:t>
      </w:r>
    </w:p>
    <w:p w14:paraId="20C64F10" w14:textId="44A9511F" w:rsidR="008B3422" w:rsidRDefault="005E3153" w:rsidP="005E3153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Take one picture showing </w:t>
      </w:r>
      <w:r w:rsidR="00E06577">
        <w:rPr>
          <w:rFonts w:ascii="Arial" w:hAnsi="Arial" w:cs="Arial"/>
          <w:sz w:val="24"/>
          <w:szCs w:val="24"/>
        </w:rPr>
        <w:t xml:space="preserve">all group members holding that laptop running </w:t>
      </w:r>
      <w:proofErr w:type="spellStart"/>
      <w:r>
        <w:rPr>
          <w:rFonts w:ascii="Arial" w:hAnsi="Arial" w:cs="Arial"/>
          <w:sz w:val="24"/>
          <w:szCs w:val="24"/>
        </w:rPr>
        <w:t>PrimeOS</w:t>
      </w:r>
      <w:proofErr w:type="spellEnd"/>
      <w:r>
        <w:rPr>
          <w:rFonts w:ascii="Arial" w:hAnsi="Arial" w:cs="Arial"/>
          <w:sz w:val="24"/>
          <w:szCs w:val="24"/>
        </w:rPr>
        <w:t xml:space="preserve"> – all </w:t>
      </w:r>
      <w:r w:rsidR="00E06577">
        <w:rPr>
          <w:rFonts w:ascii="Arial" w:hAnsi="Arial" w:cs="Arial"/>
          <w:sz w:val="24"/>
          <w:szCs w:val="24"/>
        </w:rPr>
        <w:t>group</w:t>
      </w:r>
      <w:r>
        <w:rPr>
          <w:rFonts w:ascii="Arial" w:hAnsi="Arial" w:cs="Arial"/>
          <w:sz w:val="24"/>
          <w:szCs w:val="24"/>
        </w:rPr>
        <w:t xml:space="preserve"> members must appear in that Picture.</w:t>
      </w:r>
      <w:r w:rsidR="00C70978">
        <w:rPr>
          <w:rFonts w:ascii="Arial" w:hAnsi="Arial" w:cs="Arial"/>
          <w:sz w:val="24"/>
          <w:szCs w:val="24"/>
        </w:rPr>
        <w:t xml:space="preserve"> </w:t>
      </w:r>
    </w:p>
    <w:p w14:paraId="0C0EE2C7" w14:textId="130BA73A" w:rsidR="00E06577" w:rsidRDefault="00E06577" w:rsidP="005E3153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Use that picture as a </w:t>
      </w:r>
      <w:proofErr w:type="gramStart"/>
      <w:r>
        <w:rPr>
          <w:rFonts w:ascii="Arial" w:hAnsi="Arial" w:cs="Arial"/>
          <w:sz w:val="24"/>
          <w:szCs w:val="24"/>
        </w:rPr>
        <w:t>wall paper</w:t>
      </w:r>
      <w:proofErr w:type="gramEnd"/>
      <w:r>
        <w:rPr>
          <w:rFonts w:ascii="Arial" w:hAnsi="Arial" w:cs="Arial"/>
          <w:sz w:val="24"/>
          <w:szCs w:val="24"/>
        </w:rPr>
        <w:t xml:space="preserve"> for </w:t>
      </w:r>
      <w:proofErr w:type="spellStart"/>
      <w:r>
        <w:rPr>
          <w:rFonts w:ascii="Arial" w:hAnsi="Arial" w:cs="Arial"/>
          <w:sz w:val="24"/>
          <w:szCs w:val="24"/>
        </w:rPr>
        <w:t>PrimeOS</w:t>
      </w:r>
      <w:proofErr w:type="spellEnd"/>
      <w:r>
        <w:rPr>
          <w:rFonts w:ascii="Arial" w:hAnsi="Arial" w:cs="Arial"/>
          <w:sz w:val="24"/>
          <w:szCs w:val="24"/>
        </w:rPr>
        <w:t xml:space="preserve"> (if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its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possible) then make screenshot of that </w:t>
      </w:r>
      <w:proofErr w:type="spellStart"/>
      <w:r>
        <w:rPr>
          <w:rFonts w:ascii="Arial" w:hAnsi="Arial" w:cs="Arial"/>
          <w:sz w:val="24"/>
          <w:szCs w:val="24"/>
        </w:rPr>
        <w:t>PrimeOS</w:t>
      </w:r>
      <w:proofErr w:type="spellEnd"/>
      <w:r>
        <w:rPr>
          <w:rFonts w:ascii="Arial" w:hAnsi="Arial" w:cs="Arial"/>
          <w:sz w:val="24"/>
          <w:szCs w:val="24"/>
        </w:rPr>
        <w:t xml:space="preserve"> Desktop. </w:t>
      </w:r>
    </w:p>
    <w:p w14:paraId="4998F529" w14:textId="3781B50C" w:rsidR="00E06577" w:rsidRPr="000532BF" w:rsidRDefault="000532BF" w:rsidP="000532BF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0532BF">
        <w:rPr>
          <w:rFonts w:ascii="Arial" w:hAnsi="Arial" w:cs="Arial"/>
          <w:sz w:val="24"/>
          <w:szCs w:val="24"/>
        </w:rPr>
        <w:t xml:space="preserve">Configure your laptop to boot from that </w:t>
      </w:r>
      <w:proofErr w:type="spellStart"/>
      <w:r w:rsidRPr="000532BF">
        <w:rPr>
          <w:rFonts w:ascii="Arial" w:hAnsi="Arial" w:cs="Arial"/>
          <w:sz w:val="24"/>
          <w:szCs w:val="24"/>
        </w:rPr>
        <w:t>Ventoy</w:t>
      </w:r>
      <w:proofErr w:type="spellEnd"/>
      <w:r w:rsidRPr="000532BF">
        <w:rPr>
          <w:rFonts w:ascii="Arial" w:hAnsi="Arial" w:cs="Arial"/>
          <w:sz w:val="24"/>
          <w:szCs w:val="24"/>
        </w:rPr>
        <w:t xml:space="preserve"> USB Drive. Boot Laptop to run </w:t>
      </w:r>
      <w:proofErr w:type="spellStart"/>
      <w:r w:rsidRPr="000532BF">
        <w:rPr>
          <w:rFonts w:ascii="Arial" w:hAnsi="Arial" w:cs="Arial"/>
          <w:sz w:val="24"/>
          <w:szCs w:val="24"/>
        </w:rPr>
        <w:t>PrimeOS</w:t>
      </w:r>
      <w:proofErr w:type="spellEnd"/>
      <w:r w:rsidRPr="000532BF">
        <w:rPr>
          <w:rFonts w:ascii="Arial" w:hAnsi="Arial" w:cs="Arial"/>
          <w:sz w:val="24"/>
          <w:szCs w:val="24"/>
        </w:rPr>
        <w:t xml:space="preserve"> live (Do not Install) –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u</w:t>
      </w:r>
      <w:r w:rsidR="00E06577" w:rsidRPr="000532BF">
        <w:rPr>
          <w:rFonts w:ascii="Arial" w:hAnsi="Arial" w:cs="Arial"/>
          <w:b/>
          <w:bCs/>
          <w:sz w:val="24"/>
          <w:szCs w:val="24"/>
        </w:rPr>
        <w:t>se th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="00E06577" w:rsidRPr="000532BF">
        <w:rPr>
          <w:rFonts w:ascii="Arial" w:hAnsi="Arial" w:cs="Arial"/>
          <w:b/>
          <w:bCs/>
          <w:sz w:val="24"/>
          <w:szCs w:val="24"/>
        </w:rPr>
        <w:t xml:space="preserve"> picture </w:t>
      </w:r>
      <w:r>
        <w:rPr>
          <w:rFonts w:ascii="Arial" w:hAnsi="Arial" w:cs="Arial"/>
          <w:b/>
          <w:bCs/>
          <w:sz w:val="24"/>
          <w:szCs w:val="24"/>
        </w:rPr>
        <w:t xml:space="preserve">from previous step as a wall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paper</w:t>
      </w:r>
      <w:r w:rsidR="00E73A24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E73A24">
        <w:rPr>
          <w:rFonts w:ascii="Arial" w:hAnsi="Arial" w:cs="Arial"/>
          <w:b/>
          <w:bCs/>
          <w:sz w:val="24"/>
          <w:szCs w:val="24"/>
        </w:rPr>
        <w:t xml:space="preserve">if </w:t>
      </w:r>
      <w:proofErr w:type="spellStart"/>
      <w:r w:rsidR="00E73A24">
        <w:rPr>
          <w:rFonts w:ascii="Arial" w:hAnsi="Arial" w:cs="Arial"/>
          <w:b/>
          <w:bCs/>
          <w:sz w:val="24"/>
          <w:szCs w:val="24"/>
        </w:rPr>
        <w:t>its</w:t>
      </w:r>
      <w:proofErr w:type="spellEnd"/>
      <w:r w:rsidR="00E73A24">
        <w:rPr>
          <w:rFonts w:ascii="Arial" w:hAnsi="Arial" w:cs="Arial"/>
          <w:b/>
          <w:bCs/>
          <w:sz w:val="24"/>
          <w:szCs w:val="24"/>
        </w:rPr>
        <w:t xml:space="preserve"> possible)</w:t>
      </w:r>
      <w:r>
        <w:rPr>
          <w:rFonts w:ascii="Arial" w:hAnsi="Arial" w:cs="Arial"/>
          <w:b/>
          <w:bCs/>
          <w:sz w:val="24"/>
          <w:szCs w:val="24"/>
        </w:rPr>
        <w:t xml:space="preserve"> from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Prime</w:t>
      </w:r>
      <w:r w:rsidR="00E06577" w:rsidRPr="000532BF">
        <w:rPr>
          <w:rFonts w:ascii="Arial" w:hAnsi="Arial" w:cs="Arial"/>
          <w:b/>
          <w:bCs/>
          <w:sz w:val="24"/>
          <w:szCs w:val="24"/>
        </w:rPr>
        <w:t>OS</w:t>
      </w:r>
      <w:proofErr w:type="spellEnd"/>
      <w:r w:rsidR="00E06577" w:rsidRPr="000532BF">
        <w:rPr>
          <w:rFonts w:ascii="Arial" w:hAnsi="Arial" w:cs="Arial"/>
          <w:b/>
          <w:bCs/>
          <w:sz w:val="24"/>
          <w:szCs w:val="24"/>
        </w:rPr>
        <w:t xml:space="preserve"> Desktop. </w:t>
      </w:r>
      <w:proofErr w:type="gramStart"/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ScreenShot2</w:t>
      </w:r>
      <w:r w:rsidR="00E06577" w:rsidRPr="000532BF">
        <w:rPr>
          <w:rFonts w:ascii="Arial" w:hAnsi="Arial" w:cs="Arial"/>
          <w:b/>
          <w:bCs/>
          <w:sz w:val="24"/>
          <w:szCs w:val="24"/>
        </w:rPr>
        <w:tab/>
      </w:r>
      <w:r w:rsidR="00E06577" w:rsidRPr="000532BF">
        <w:rPr>
          <w:rFonts w:ascii="Arial" w:hAnsi="Arial" w:cs="Arial"/>
          <w:b/>
          <w:bCs/>
          <w:sz w:val="24"/>
          <w:szCs w:val="24"/>
        </w:rPr>
        <w:tab/>
      </w:r>
      <w:r w:rsidRPr="000532BF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6063A6">
        <w:rPr>
          <w:rFonts w:ascii="Arial" w:hAnsi="Arial" w:cs="Arial"/>
          <w:b/>
          <w:bCs/>
          <w:sz w:val="24"/>
          <w:szCs w:val="24"/>
        </w:rPr>
        <w:t>10</w:t>
      </w:r>
    </w:p>
    <w:p w14:paraId="141AD6F4" w14:textId="30CC337E" w:rsidR="00453826" w:rsidRPr="00453826" w:rsidRDefault="00E06577" w:rsidP="00CD143E">
      <w:pPr>
        <w:pStyle w:val="ListParagraph"/>
        <w:numPr>
          <w:ilvl w:val="1"/>
          <w:numId w:val="19"/>
        </w:numPr>
        <w:spacing w:before="0" w:after="0" w:line="240" w:lineRule="auto"/>
        <w:rPr>
          <w:rFonts w:ascii="Arial" w:hAnsi="Arial" w:cs="Arial"/>
          <w:sz w:val="24"/>
          <w:szCs w:val="24"/>
        </w:rPr>
      </w:pPr>
      <w:r w:rsidRPr="00CD143E">
        <w:rPr>
          <w:rFonts w:ascii="Arial" w:hAnsi="Arial" w:cs="Arial"/>
          <w:sz w:val="24"/>
          <w:szCs w:val="24"/>
        </w:rPr>
        <w:t xml:space="preserve">Write </w:t>
      </w:r>
      <w:r w:rsidR="00E73A24" w:rsidRPr="00CD143E">
        <w:rPr>
          <w:rFonts w:ascii="Arial" w:hAnsi="Arial" w:cs="Arial"/>
          <w:sz w:val="24"/>
          <w:szCs w:val="24"/>
        </w:rPr>
        <w:t>one paragraph</w:t>
      </w:r>
      <w:r w:rsidRPr="00CD143E">
        <w:rPr>
          <w:rFonts w:ascii="Arial" w:hAnsi="Arial" w:cs="Arial"/>
          <w:sz w:val="24"/>
          <w:szCs w:val="24"/>
        </w:rPr>
        <w:t xml:space="preserve"> explaining</w:t>
      </w:r>
      <w:r w:rsidRPr="00CD143E">
        <w:rPr>
          <w:rFonts w:ascii="Arial" w:hAnsi="Arial" w:cs="Arial"/>
          <w:b/>
          <w:bCs/>
          <w:sz w:val="24"/>
          <w:szCs w:val="24"/>
        </w:rPr>
        <w:t xml:space="preserve"> what </w:t>
      </w:r>
      <w:proofErr w:type="spellStart"/>
      <w:r w:rsidRPr="00CD143E">
        <w:rPr>
          <w:rFonts w:ascii="Arial" w:hAnsi="Arial" w:cs="Arial"/>
          <w:b/>
          <w:bCs/>
          <w:sz w:val="24"/>
          <w:szCs w:val="24"/>
        </w:rPr>
        <w:t>PrimeOS</w:t>
      </w:r>
      <w:proofErr w:type="spellEnd"/>
      <w:r w:rsidRPr="00CD143E">
        <w:rPr>
          <w:rFonts w:ascii="Arial" w:hAnsi="Arial" w:cs="Arial"/>
          <w:b/>
          <w:bCs/>
          <w:sz w:val="24"/>
          <w:szCs w:val="24"/>
        </w:rPr>
        <w:t xml:space="preserve"> will be suitable for and another </w:t>
      </w:r>
      <w:r w:rsidR="00AD7478">
        <w:rPr>
          <w:rFonts w:ascii="Arial" w:hAnsi="Arial" w:cs="Arial"/>
          <w:b/>
          <w:bCs/>
          <w:sz w:val="24"/>
          <w:szCs w:val="24"/>
        </w:rPr>
        <w:t xml:space="preserve">paragraph </w:t>
      </w:r>
      <w:r w:rsidRPr="00CD143E">
        <w:rPr>
          <w:rFonts w:ascii="Arial" w:hAnsi="Arial" w:cs="Arial"/>
          <w:b/>
          <w:bCs/>
          <w:sz w:val="24"/>
          <w:szCs w:val="24"/>
        </w:rPr>
        <w:t xml:space="preserve">explaining what </w:t>
      </w:r>
      <w:proofErr w:type="spellStart"/>
      <w:r w:rsidRPr="00CD143E">
        <w:rPr>
          <w:rFonts w:ascii="Arial" w:hAnsi="Arial" w:cs="Arial"/>
          <w:b/>
          <w:bCs/>
          <w:sz w:val="24"/>
          <w:szCs w:val="24"/>
        </w:rPr>
        <w:t>EndlessOS</w:t>
      </w:r>
      <w:proofErr w:type="spellEnd"/>
      <w:r w:rsidRPr="00CD143E">
        <w:rPr>
          <w:rFonts w:ascii="Arial" w:hAnsi="Arial" w:cs="Arial"/>
          <w:b/>
          <w:bCs/>
          <w:sz w:val="24"/>
          <w:szCs w:val="24"/>
        </w:rPr>
        <w:t xml:space="preserve"> will be suitable for?</w:t>
      </w:r>
      <w:r w:rsidRPr="00CD143E">
        <w:rPr>
          <w:rFonts w:ascii="Arial" w:hAnsi="Arial" w:cs="Arial"/>
          <w:b/>
          <w:bCs/>
          <w:sz w:val="24"/>
          <w:szCs w:val="24"/>
        </w:rPr>
        <w:tab/>
      </w:r>
      <w:r w:rsidR="004E2F9A" w:rsidRPr="00CD143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528A0BD" w14:textId="4EA10CE1" w:rsidR="00E73A24" w:rsidRDefault="004E2F9A" w:rsidP="00453826">
      <w:pPr>
        <w:pStyle w:val="ListParagraph"/>
        <w:spacing w:before="0" w:after="0" w:line="240" w:lineRule="auto"/>
        <w:ind w:left="792"/>
        <w:rPr>
          <w:rFonts w:ascii="Arial" w:hAnsi="Arial" w:cs="Arial"/>
          <w:sz w:val="24"/>
          <w:szCs w:val="24"/>
        </w:rPr>
      </w:pPr>
      <w:r w:rsidRPr="00ED682B">
        <w:rPr>
          <w:rFonts w:ascii="Arial" w:hAnsi="Arial" w:cs="Arial"/>
          <w:b/>
          <w:bCs/>
          <w:sz w:val="24"/>
          <w:szCs w:val="24"/>
          <w:highlight w:val="yellow"/>
        </w:rPr>
        <w:t>ScreenShot3</w:t>
      </w:r>
      <w:r w:rsidR="00453826" w:rsidRPr="00ED682B">
        <w:rPr>
          <w:rFonts w:ascii="Arial" w:hAnsi="Arial" w:cs="Arial"/>
          <w:b/>
          <w:bCs/>
          <w:sz w:val="24"/>
          <w:szCs w:val="24"/>
          <w:highlight w:val="yellow"/>
        </w:rPr>
        <w:t xml:space="preserve"> </w:t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D682B">
        <w:rPr>
          <w:rFonts w:ascii="Arial" w:hAnsi="Arial" w:cs="Arial"/>
          <w:b/>
          <w:bCs/>
          <w:sz w:val="24"/>
          <w:szCs w:val="24"/>
        </w:rPr>
        <w:tab/>
      </w:r>
      <w:r w:rsidR="00E06577" w:rsidRPr="00CD143E">
        <w:rPr>
          <w:rFonts w:ascii="Arial" w:hAnsi="Arial" w:cs="Arial"/>
          <w:b/>
          <w:bCs/>
          <w:sz w:val="24"/>
          <w:szCs w:val="24"/>
        </w:rPr>
        <w:t>(</w:t>
      </w:r>
      <w:r w:rsidR="00453826">
        <w:rPr>
          <w:rFonts w:ascii="Arial" w:hAnsi="Arial" w:cs="Arial"/>
          <w:b/>
          <w:bCs/>
          <w:sz w:val="24"/>
          <w:szCs w:val="24"/>
        </w:rPr>
        <w:t>5+</w:t>
      </w:r>
      <w:r w:rsidR="000532BF" w:rsidRPr="00CD143E">
        <w:rPr>
          <w:rFonts w:ascii="Arial" w:hAnsi="Arial" w:cs="Arial"/>
          <w:b/>
          <w:bCs/>
          <w:sz w:val="24"/>
          <w:szCs w:val="24"/>
        </w:rPr>
        <w:t>5</w:t>
      </w:r>
      <w:r w:rsidR="009D6201" w:rsidRPr="00CD143E">
        <w:rPr>
          <w:rFonts w:ascii="Arial" w:hAnsi="Arial" w:cs="Arial"/>
          <w:sz w:val="24"/>
          <w:szCs w:val="24"/>
        </w:rPr>
        <w:br w:type="page"/>
      </w:r>
    </w:p>
    <w:p w14:paraId="53FC1231" w14:textId="04F84086" w:rsidR="00E73A24" w:rsidRPr="00702E3A" w:rsidRDefault="00E73A24" w:rsidP="00E73A24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lastRenderedPageBreak/>
        <w:t xml:space="preserve">TASK </w:t>
      </w:r>
      <w:r>
        <w:rPr>
          <w:rFonts w:ascii="Arial" w:eastAsia="TimesNewRomanPS-BoldMT" w:hAnsi="Arial" w:cs="Arial"/>
          <w:sz w:val="24"/>
          <w:szCs w:val="24"/>
        </w:rPr>
        <w:t>2</w:t>
      </w:r>
      <w:r w:rsidRPr="00702E3A">
        <w:rPr>
          <w:rFonts w:ascii="Arial" w:eastAsia="TimesNewRomanPS-BoldMT" w:hAnsi="Arial" w:cs="Arial"/>
          <w:sz w:val="24"/>
          <w:szCs w:val="24"/>
        </w:rPr>
        <w:t>: SETTING UP INFORMATION GATHERING TOOL</w:t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  <w:t>[20</w:t>
      </w:r>
    </w:p>
    <w:p w14:paraId="0852CF20" w14:textId="77777777" w:rsidR="00E73A24" w:rsidRPr="00702E3A" w:rsidRDefault="00E73A24" w:rsidP="00E73A24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6BE0B29F" w14:textId="51073A47" w:rsidR="00E73A24" w:rsidRPr="00702E3A" w:rsidRDefault="00E73A24" w:rsidP="00E73A24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Download </w:t>
      </w:r>
      <w:r w:rsidRPr="008C5CAB">
        <w:rPr>
          <w:rFonts w:ascii="Arial" w:hAnsi="Arial" w:cs="Arial"/>
          <w:b/>
          <w:bCs/>
          <w:i/>
          <w:iCs/>
          <w:sz w:val="24"/>
          <w:szCs w:val="24"/>
          <w:highlight w:val="cyan"/>
        </w:rPr>
        <w:t>ANY LINUX DISTRIBUTION</w:t>
      </w:r>
      <w:r w:rsidRPr="00702E3A">
        <w:rPr>
          <w:rFonts w:ascii="Arial" w:hAnsi="Arial" w:cs="Arial"/>
          <w:sz w:val="24"/>
          <w:szCs w:val="24"/>
        </w:rPr>
        <w:t xml:space="preserve"> and install it under VirtualBox as follows. Use the excel file to determine the sizes of your Virtual Box VDI file, and all sizes specified below. (</w:t>
      </w:r>
      <w:r>
        <w:rPr>
          <w:rFonts w:ascii="Arial" w:hAnsi="Arial" w:cs="Arial"/>
          <w:sz w:val="24"/>
          <w:szCs w:val="24"/>
        </w:rPr>
        <w:t xml:space="preserve">You may </w:t>
      </w:r>
      <w:r w:rsidRPr="00702E3A">
        <w:rPr>
          <w:rFonts w:ascii="Arial" w:hAnsi="Arial" w:cs="Arial"/>
          <w:sz w:val="24"/>
          <w:szCs w:val="24"/>
        </w:rPr>
        <w:t>download it from myTUTorD2L) –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9"/>
        <w:gridCol w:w="2977"/>
      </w:tblGrid>
      <w:tr w:rsidR="00E73A24" w:rsidRPr="00702E3A" w14:paraId="173C1767" w14:textId="77777777" w:rsidTr="00BC05A5">
        <w:trPr>
          <w:trHeight w:val="288"/>
        </w:trPr>
        <w:tc>
          <w:tcPr>
            <w:tcW w:w="5949" w:type="dxa"/>
            <w:vMerge w:val="restart"/>
            <w:shd w:val="clear" w:color="000000" w:fill="FFFF00"/>
            <w:vAlign w:val="bottom"/>
            <w:hideMark/>
          </w:tcPr>
          <w:p w14:paraId="26318037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</w:pPr>
            <w:r w:rsidRPr="00F41B7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  <w:t>ENTER EACH GROUP MEMBER'S STUDENT NUMBER IN THIS COLUMN</w:t>
            </w:r>
          </w:p>
        </w:tc>
        <w:tc>
          <w:tcPr>
            <w:tcW w:w="2977" w:type="dxa"/>
            <w:vMerge w:val="restart"/>
            <w:noWrap/>
            <w:vAlign w:val="bottom"/>
            <w:hideMark/>
          </w:tcPr>
          <w:p w14:paraId="54107A99" w14:textId="1A78EE1A" w:rsidR="00E73A24" w:rsidRPr="00F41B73" w:rsidRDefault="000C301C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  <w:object w:dxaOrig="1520" w:dyaOrig="987" w14:anchorId="2C530A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75pt;height:49.5pt" o:ole="">
                  <v:imagedata r:id="rId11" o:title=""/>
                </v:shape>
                <o:OLEObject Type="Embed" ProgID="Excel.Sheet.12" ShapeID="_x0000_i1025" DrawAspect="Icon" ObjectID="_1818339027" r:id="rId12"/>
              </w:object>
            </w:r>
          </w:p>
        </w:tc>
      </w:tr>
      <w:tr w:rsidR="00E73A24" w:rsidRPr="00702E3A" w14:paraId="692DA562" w14:textId="77777777" w:rsidTr="00BC05A5">
        <w:trPr>
          <w:trHeight w:val="288"/>
        </w:trPr>
        <w:tc>
          <w:tcPr>
            <w:tcW w:w="5949" w:type="dxa"/>
            <w:vMerge/>
            <w:vAlign w:val="center"/>
            <w:hideMark/>
          </w:tcPr>
          <w:p w14:paraId="775A7965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ZA" w:eastAsia="en-ZA"/>
              </w:rPr>
            </w:pPr>
          </w:p>
        </w:tc>
        <w:tc>
          <w:tcPr>
            <w:tcW w:w="2977" w:type="dxa"/>
            <w:vMerge/>
            <w:noWrap/>
            <w:vAlign w:val="bottom"/>
            <w:hideMark/>
          </w:tcPr>
          <w:p w14:paraId="64F0139F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</w:p>
        </w:tc>
      </w:tr>
      <w:tr w:rsidR="00E73A24" w:rsidRPr="00702E3A" w14:paraId="15DDA008" w14:textId="77777777" w:rsidTr="00BC05A5">
        <w:trPr>
          <w:trHeight w:val="288"/>
        </w:trPr>
        <w:tc>
          <w:tcPr>
            <w:tcW w:w="5949" w:type="dxa"/>
            <w:noWrap/>
            <w:vAlign w:val="bottom"/>
            <w:hideMark/>
          </w:tcPr>
          <w:p w14:paraId="172E8CA7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proofErr w:type="spellStart"/>
            <w:r w:rsidRPr="00F41B73"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  <w:t>StudentNumber</w:t>
            </w:r>
            <w:proofErr w:type="spellEnd"/>
          </w:p>
        </w:tc>
        <w:tc>
          <w:tcPr>
            <w:tcW w:w="2977" w:type="dxa"/>
            <w:noWrap/>
            <w:vAlign w:val="bottom"/>
            <w:hideMark/>
          </w:tcPr>
          <w:p w14:paraId="6FD6934B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proofErr w:type="spellStart"/>
            <w:r w:rsidRPr="00F41B73"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  <w:t>StuNum</w:t>
            </w:r>
            <w:proofErr w:type="spellEnd"/>
            <w:r w:rsidRPr="00F41B73"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  <w:t>-Digits Sum</w:t>
            </w:r>
          </w:p>
        </w:tc>
      </w:tr>
      <w:tr w:rsidR="00E73A24" w:rsidRPr="00702E3A" w14:paraId="182DCE09" w14:textId="77777777" w:rsidTr="00BC05A5">
        <w:trPr>
          <w:trHeight w:val="336"/>
        </w:trPr>
        <w:tc>
          <w:tcPr>
            <w:tcW w:w="5949" w:type="dxa"/>
            <w:noWrap/>
            <w:vAlign w:val="bottom"/>
            <w:hideMark/>
          </w:tcPr>
          <w:p w14:paraId="72510914" w14:textId="77777777" w:rsidR="00E73A24" w:rsidRPr="00F41B73" w:rsidRDefault="00E73A24" w:rsidP="00BC05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213456700</w:t>
            </w:r>
          </w:p>
        </w:tc>
        <w:tc>
          <w:tcPr>
            <w:tcW w:w="2977" w:type="dxa"/>
            <w:noWrap/>
            <w:vAlign w:val="bottom"/>
            <w:hideMark/>
          </w:tcPr>
          <w:p w14:paraId="29D62A9F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118"/>
                <w:sz w:val="24"/>
                <w:szCs w:val="24"/>
                <w:lang w:val="en-ZA" w:eastAsia="en-ZA"/>
              </w:rPr>
            </w:pPr>
            <w:r w:rsidRPr="00FA7CC1">
              <w:rPr>
                <w:rFonts w:ascii="Nunito Sans" w:eastAsia="Times New Roman" w:hAnsi="Nunito Sans" w:cs="Times New Roman"/>
                <w:b/>
                <w:bCs/>
                <w:color w:val="000118"/>
                <w:sz w:val="20"/>
                <w:szCs w:val="20"/>
                <w:lang w:val="en-ZA" w:eastAsia="en-ZA"/>
              </w:rPr>
              <w:t>28</w:t>
            </w:r>
          </w:p>
        </w:tc>
      </w:tr>
      <w:tr w:rsidR="00E73A24" w:rsidRPr="00702E3A" w14:paraId="20A4DEC5" w14:textId="77777777" w:rsidTr="00BC05A5">
        <w:trPr>
          <w:trHeight w:val="336"/>
        </w:trPr>
        <w:tc>
          <w:tcPr>
            <w:tcW w:w="5949" w:type="dxa"/>
            <w:noWrap/>
            <w:vAlign w:val="bottom"/>
            <w:hideMark/>
          </w:tcPr>
          <w:p w14:paraId="3045F28E" w14:textId="77777777" w:rsidR="00E73A24" w:rsidRPr="00F41B73" w:rsidRDefault="00E73A24" w:rsidP="00BC05A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213936737</w:t>
            </w:r>
          </w:p>
        </w:tc>
        <w:tc>
          <w:tcPr>
            <w:tcW w:w="2977" w:type="dxa"/>
            <w:noWrap/>
            <w:vAlign w:val="bottom"/>
            <w:hideMark/>
          </w:tcPr>
          <w:p w14:paraId="06770FC6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118"/>
                <w:sz w:val="24"/>
                <w:szCs w:val="24"/>
                <w:lang w:val="en-ZA" w:eastAsia="en-ZA"/>
              </w:rPr>
            </w:pPr>
            <w:r w:rsidRPr="00FA7CC1">
              <w:rPr>
                <w:rFonts w:ascii="Nunito Sans" w:eastAsia="Times New Roman" w:hAnsi="Nunito Sans" w:cs="Times New Roman"/>
                <w:b/>
                <w:bCs/>
                <w:color w:val="000118"/>
                <w:sz w:val="20"/>
                <w:szCs w:val="20"/>
                <w:lang w:val="en-ZA" w:eastAsia="en-ZA"/>
              </w:rPr>
              <w:t>41</w:t>
            </w:r>
          </w:p>
        </w:tc>
      </w:tr>
      <w:tr w:rsidR="00E73A24" w:rsidRPr="00702E3A" w14:paraId="29AE493D" w14:textId="77777777" w:rsidTr="00BC05A5">
        <w:trPr>
          <w:trHeight w:val="288"/>
        </w:trPr>
        <w:tc>
          <w:tcPr>
            <w:tcW w:w="5949" w:type="dxa"/>
            <w:noWrap/>
            <w:vAlign w:val="bottom"/>
          </w:tcPr>
          <w:p w14:paraId="7002FC1D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 </w:t>
            </w:r>
          </w:p>
        </w:tc>
        <w:tc>
          <w:tcPr>
            <w:tcW w:w="2977" w:type="dxa"/>
            <w:noWrap/>
            <w:vAlign w:val="bottom"/>
          </w:tcPr>
          <w:p w14:paraId="3D8EC87D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  <w:r w:rsidRPr="00FA7CC1">
              <w:rPr>
                <w:rFonts w:ascii="Nunito Sans" w:eastAsia="Times New Roman" w:hAnsi="Nunito Sans" w:cs="Times New Roman"/>
                <w:b/>
                <w:bCs/>
                <w:color w:val="000118"/>
                <w:sz w:val="20"/>
                <w:szCs w:val="20"/>
                <w:lang w:val="en-ZA" w:eastAsia="en-ZA"/>
              </w:rPr>
              <w:t>#VALUE!</w:t>
            </w:r>
          </w:p>
        </w:tc>
      </w:tr>
      <w:tr w:rsidR="00E73A24" w:rsidRPr="00702E3A" w14:paraId="51E08E4B" w14:textId="77777777" w:rsidTr="00BC05A5">
        <w:trPr>
          <w:trHeight w:val="288"/>
        </w:trPr>
        <w:tc>
          <w:tcPr>
            <w:tcW w:w="5949" w:type="dxa"/>
            <w:noWrap/>
            <w:vAlign w:val="bottom"/>
            <w:hideMark/>
          </w:tcPr>
          <w:p w14:paraId="1E3C7D3B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</w:p>
        </w:tc>
        <w:tc>
          <w:tcPr>
            <w:tcW w:w="2977" w:type="dxa"/>
            <w:noWrap/>
            <w:vAlign w:val="bottom"/>
            <w:hideMark/>
          </w:tcPr>
          <w:p w14:paraId="119D12A2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ZA" w:eastAsia="en-ZA"/>
              </w:rPr>
            </w:pPr>
          </w:p>
        </w:tc>
      </w:tr>
      <w:tr w:rsidR="00E73A24" w:rsidRPr="00702E3A" w14:paraId="0ED31C36" w14:textId="77777777" w:rsidTr="00BC05A5">
        <w:trPr>
          <w:trHeight w:val="177"/>
        </w:trPr>
        <w:tc>
          <w:tcPr>
            <w:tcW w:w="5949" w:type="dxa"/>
            <w:noWrap/>
            <w:vAlign w:val="bottom"/>
            <w:hideMark/>
          </w:tcPr>
          <w:p w14:paraId="2EBFAAFD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100% OF VDI DRIVE SIZE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 xml:space="preserve">GB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IS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0A0F7A4A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69</w:t>
            </w:r>
          </w:p>
        </w:tc>
      </w:tr>
      <w:tr w:rsidR="00E73A24" w:rsidRPr="00702E3A" w14:paraId="37B008FE" w14:textId="77777777" w:rsidTr="00BC05A5">
        <w:trPr>
          <w:trHeight w:val="211"/>
        </w:trPr>
        <w:tc>
          <w:tcPr>
            <w:tcW w:w="5949" w:type="dxa"/>
            <w:noWrap/>
            <w:vAlign w:val="bottom"/>
            <w:hideMark/>
          </w:tcPr>
          <w:p w14:paraId="53EE075A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USE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25% </w:t>
            </w: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FOR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ROOT PARTITION SIZE (</w:t>
            </w:r>
            <w:proofErr w:type="gramStart"/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/ )</w:t>
            </w:r>
            <w:proofErr w:type="gramEnd"/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>GB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6D9CE953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18</w:t>
            </w:r>
          </w:p>
        </w:tc>
      </w:tr>
      <w:tr w:rsidR="00E73A24" w:rsidRPr="00702E3A" w14:paraId="17AAE0DB" w14:textId="77777777" w:rsidTr="00BC05A5">
        <w:trPr>
          <w:trHeight w:val="360"/>
        </w:trPr>
        <w:tc>
          <w:tcPr>
            <w:tcW w:w="5949" w:type="dxa"/>
            <w:noWrap/>
            <w:vAlign w:val="bottom"/>
            <w:hideMark/>
          </w:tcPr>
          <w:p w14:paraId="7755CB37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USE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20% </w:t>
            </w: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FOR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HOME PARTITION SIZE (/home)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>GB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3162001B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14</w:t>
            </w:r>
          </w:p>
        </w:tc>
      </w:tr>
      <w:tr w:rsidR="00E73A24" w:rsidRPr="00702E3A" w14:paraId="0CAB5ADE" w14:textId="77777777" w:rsidTr="00BC05A5">
        <w:trPr>
          <w:trHeight w:val="360"/>
        </w:trPr>
        <w:tc>
          <w:tcPr>
            <w:tcW w:w="5949" w:type="dxa"/>
            <w:noWrap/>
            <w:vAlign w:val="bottom"/>
            <w:hideMark/>
          </w:tcPr>
          <w:p w14:paraId="1180EB42" w14:textId="77777777" w:rsidR="00E73A24" w:rsidRPr="00F41B73" w:rsidRDefault="00E73A24" w:rsidP="00BC05A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ZA" w:eastAsia="en-ZA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USE 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5% </w:t>
            </w:r>
            <w:r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>FOR</w:t>
            </w:r>
            <w:r w:rsidRPr="00FA7CC1">
              <w:rPr>
                <w:rFonts w:ascii="Aptos Narrow" w:eastAsia="Times New Roman" w:hAnsi="Aptos Narrow" w:cs="Times New Roman"/>
                <w:color w:val="000000"/>
                <w:lang w:val="en-ZA" w:eastAsia="en-ZA"/>
              </w:rPr>
              <w:t xml:space="preserve"> SWAP PARTITION SIZE (/swap) in </w:t>
            </w:r>
            <w:r w:rsidRPr="00FA7CC1">
              <w:rPr>
                <w:rFonts w:ascii="Aptos Narrow" w:eastAsia="Times New Roman" w:hAnsi="Aptos Narrow" w:cs="Times New Roman"/>
                <w:b/>
                <w:bCs/>
                <w:color w:val="000000"/>
                <w:lang w:val="en-ZA" w:eastAsia="en-ZA"/>
              </w:rPr>
              <w:t>GB</w:t>
            </w:r>
          </w:p>
        </w:tc>
        <w:tc>
          <w:tcPr>
            <w:tcW w:w="2977" w:type="dxa"/>
            <w:shd w:val="clear" w:color="000000" w:fill="156082"/>
            <w:noWrap/>
            <w:vAlign w:val="bottom"/>
            <w:hideMark/>
          </w:tcPr>
          <w:p w14:paraId="19CDF136" w14:textId="77777777" w:rsidR="00E73A24" w:rsidRPr="00F41B73" w:rsidRDefault="00E73A24" w:rsidP="00BC05A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val="en-ZA" w:eastAsia="en-ZA"/>
              </w:rPr>
            </w:pPr>
            <w:r w:rsidRPr="00FA7CC1">
              <w:rPr>
                <w:rFonts w:ascii="Aptos Narrow" w:eastAsia="Times New Roman" w:hAnsi="Aptos Narrow" w:cs="Times New Roman"/>
                <w:b/>
                <w:bCs/>
                <w:color w:val="FFFFFF"/>
                <w:sz w:val="28"/>
                <w:szCs w:val="28"/>
                <w:lang w:val="en-ZA" w:eastAsia="en-ZA"/>
              </w:rPr>
              <w:t>4</w:t>
            </w:r>
          </w:p>
        </w:tc>
      </w:tr>
    </w:tbl>
    <w:p w14:paraId="24C9BD9C" w14:textId="77777777" w:rsidR="00E73A24" w:rsidRPr="00702E3A" w:rsidRDefault="00E73A24" w:rsidP="00E73A24">
      <w:pPr>
        <w:rPr>
          <w:rFonts w:ascii="Arial" w:hAnsi="Arial" w:cs="Arial"/>
          <w:sz w:val="24"/>
          <w:szCs w:val="24"/>
        </w:rPr>
      </w:pPr>
    </w:p>
    <w:p w14:paraId="6A7BBDAB" w14:textId="5C926562" w:rsidR="00E73A24" w:rsidRPr="00702E3A" w:rsidRDefault="00E73A24" w:rsidP="00E73A24">
      <w:pPr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sz w:val="24"/>
          <w:szCs w:val="24"/>
        </w:rPr>
        <w:t xml:space="preserve">Make this </w:t>
      </w:r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ScreenShot4</w:t>
      </w:r>
      <w:r w:rsidRPr="00702E3A">
        <w:rPr>
          <w:rFonts w:ascii="Arial" w:hAnsi="Arial" w:cs="Arial"/>
          <w:sz w:val="24"/>
          <w:szCs w:val="24"/>
        </w:rPr>
        <w:t xml:space="preserve"> and put in your PowerPoint</w:t>
      </w:r>
      <w:r w:rsidR="006063A6">
        <w:rPr>
          <w:rFonts w:ascii="Arial" w:hAnsi="Arial" w:cs="Arial"/>
          <w:sz w:val="24"/>
          <w:szCs w:val="24"/>
        </w:rPr>
        <w:tab/>
      </w:r>
      <w:r w:rsidR="006063A6">
        <w:rPr>
          <w:rFonts w:ascii="Arial" w:hAnsi="Arial" w:cs="Arial"/>
          <w:sz w:val="24"/>
          <w:szCs w:val="24"/>
        </w:rPr>
        <w:tab/>
      </w:r>
      <w:r w:rsidR="006063A6">
        <w:rPr>
          <w:rFonts w:ascii="Arial" w:hAnsi="Arial" w:cs="Arial"/>
          <w:sz w:val="24"/>
          <w:szCs w:val="24"/>
        </w:rPr>
        <w:tab/>
        <w:t>(5+5+5+5</w:t>
      </w:r>
    </w:p>
    <w:p w14:paraId="28284B93" w14:textId="77777777" w:rsidR="00E73A24" w:rsidRPr="00702E3A" w:rsidRDefault="00E73A24" w:rsidP="00E73A24">
      <w:pPr>
        <w:rPr>
          <w:rFonts w:ascii="Arial" w:hAnsi="Arial" w:cs="Arial"/>
          <w:sz w:val="24"/>
          <w:szCs w:val="24"/>
        </w:rPr>
      </w:pPr>
      <w:r w:rsidRPr="00702E3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99E84E" wp14:editId="0171CD89">
            <wp:extent cx="5828665" cy="2353310"/>
            <wp:effectExtent l="0" t="0" r="635" b="8890"/>
            <wp:docPr id="59471849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DA7516-28A0-D817-3AC9-40121558D6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7DA7516-28A0-D817-3AC9-40121558D6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02F2" w14:textId="77777777" w:rsidR="00E73A24" w:rsidRDefault="00E73A24" w:rsidP="00E73A24">
      <w:pPr>
        <w:spacing w:after="0" w:line="240" w:lineRule="auto"/>
        <w:rPr>
          <w:rFonts w:ascii="Arial" w:eastAsia="Times New Roman" w:hAnsi="Arial" w:cs="Arial"/>
          <w:sz w:val="24"/>
          <w:szCs w:val="24"/>
          <w:lang w:bidi="en-US"/>
        </w:rPr>
      </w:pPr>
    </w:p>
    <w:p w14:paraId="25CD57EC" w14:textId="2EFEB5AD" w:rsidR="006063A6" w:rsidRDefault="006063A6" w:rsidP="006063A6">
      <w:pPr>
        <w:pStyle w:val="ListParagraph"/>
        <w:numPr>
          <w:ilvl w:val="0"/>
          <w:numId w:val="25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NB: The Total hard disk size and the partitions must </w:t>
      </w:r>
      <w:proofErr w:type="gramStart"/>
      <w:r>
        <w:rPr>
          <w:rFonts w:ascii="Arial" w:hAnsi="Arial" w:cs="Arial"/>
          <w:sz w:val="24"/>
          <w:szCs w:val="24"/>
        </w:rPr>
        <w:t>be have</w:t>
      </w:r>
      <w:proofErr w:type="gramEnd"/>
      <w:r>
        <w:rPr>
          <w:rFonts w:ascii="Arial" w:hAnsi="Arial" w:cs="Arial"/>
          <w:sz w:val="24"/>
          <w:szCs w:val="24"/>
        </w:rPr>
        <w:t xml:space="preserve"> same exact size as indicated – use the excel sheets to get exact sizes. </w:t>
      </w:r>
    </w:p>
    <w:p w14:paraId="75CE5399" w14:textId="18AB9363" w:rsidR="006063A6" w:rsidRDefault="006063A6" w:rsidP="006063A6">
      <w:pPr>
        <w:pStyle w:val="ListParagraph"/>
        <w:numPr>
          <w:ilvl w:val="0"/>
          <w:numId w:val="25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NB: This is meant to ensure </w:t>
      </w:r>
      <w:r w:rsidR="00B66853">
        <w:rPr>
          <w:rFonts w:ascii="Arial" w:hAnsi="Arial" w:cs="Arial"/>
          <w:sz w:val="24"/>
          <w:szCs w:val="24"/>
        </w:rPr>
        <w:t>that</w:t>
      </w:r>
      <w:r>
        <w:rPr>
          <w:rFonts w:ascii="Arial" w:hAnsi="Arial" w:cs="Arial"/>
          <w:sz w:val="24"/>
          <w:szCs w:val="24"/>
        </w:rPr>
        <w:t xml:space="preserve"> students create their own Linux VDI image from scratch.</w:t>
      </w:r>
    </w:p>
    <w:p w14:paraId="5BC5CEC3" w14:textId="095B1F61" w:rsidR="00E73A24" w:rsidRDefault="006063A6" w:rsidP="006063A6">
      <w:pPr>
        <w:pStyle w:val="ListParagraph"/>
        <w:numPr>
          <w:ilvl w:val="0"/>
          <w:numId w:val="25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a group member </w:t>
      </w:r>
      <w:r w:rsidR="00B66853">
        <w:rPr>
          <w:rFonts w:ascii="Arial" w:hAnsi="Arial" w:cs="Arial"/>
          <w:sz w:val="24"/>
          <w:szCs w:val="24"/>
        </w:rPr>
        <w:t>move</w:t>
      </w:r>
      <w:r w:rsidR="007525AF">
        <w:rPr>
          <w:rFonts w:ascii="Arial" w:hAnsi="Arial" w:cs="Arial"/>
          <w:sz w:val="24"/>
          <w:szCs w:val="24"/>
        </w:rPr>
        <w:t xml:space="preserve">s a different </w:t>
      </w:r>
      <w:r>
        <w:rPr>
          <w:rFonts w:ascii="Arial" w:hAnsi="Arial" w:cs="Arial"/>
          <w:sz w:val="24"/>
          <w:szCs w:val="24"/>
        </w:rPr>
        <w:t>group after the VDI has been created – clarify that so their marks can be reduced</w:t>
      </w:r>
    </w:p>
    <w:p w14:paraId="3BFDFF1E" w14:textId="05E6A20B" w:rsidR="00E73A24" w:rsidRDefault="00E73A24">
      <w:pPr>
        <w:spacing w:after="0" w:line="240" w:lineRule="auto"/>
        <w:rPr>
          <w:rFonts w:ascii="Arial" w:eastAsia="Times New Roman" w:hAnsi="Arial" w:cs="Arial"/>
          <w:sz w:val="24"/>
          <w:szCs w:val="24"/>
          <w:lang w:bidi="en-US"/>
        </w:rPr>
      </w:pPr>
      <w:r>
        <w:rPr>
          <w:rFonts w:ascii="Arial" w:eastAsia="Times New Roman" w:hAnsi="Arial" w:cs="Arial"/>
          <w:sz w:val="24"/>
          <w:szCs w:val="24"/>
          <w:lang w:bidi="en-US"/>
        </w:rPr>
        <w:br w:type="page"/>
      </w:r>
    </w:p>
    <w:p w14:paraId="67DFA1EC" w14:textId="241276F2" w:rsidR="00291947" w:rsidRPr="00702E3A" w:rsidRDefault="00291947" w:rsidP="00291947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lastRenderedPageBreak/>
        <w:t xml:space="preserve">TASK </w:t>
      </w:r>
      <w:r w:rsidR="00F515E1">
        <w:rPr>
          <w:rFonts w:ascii="Arial" w:eastAsia="TimesNewRomanPS-BoldMT" w:hAnsi="Arial" w:cs="Arial"/>
          <w:sz w:val="24"/>
          <w:szCs w:val="24"/>
        </w:rPr>
        <w:t>3</w:t>
      </w:r>
      <w:r w:rsidRPr="00702E3A">
        <w:rPr>
          <w:rFonts w:ascii="Arial" w:eastAsia="TimesNewRomanPS-BoldMT" w:hAnsi="Arial" w:cs="Arial"/>
          <w:sz w:val="24"/>
          <w:szCs w:val="24"/>
        </w:rPr>
        <w:t xml:space="preserve">: </w:t>
      </w:r>
      <w:r w:rsidR="00F7654B">
        <w:rPr>
          <w:rFonts w:ascii="Arial" w:eastAsia="TimesNewRomanPS-BoldMT" w:hAnsi="Arial" w:cs="Arial"/>
          <w:sz w:val="24"/>
          <w:szCs w:val="24"/>
        </w:rPr>
        <w:t>PARTITION AND USERS</w:t>
      </w:r>
      <w:r w:rsidR="00F7654B">
        <w:rPr>
          <w:rFonts w:ascii="Arial" w:eastAsia="TimesNewRomanPS-BoldMT" w:hAnsi="Arial" w:cs="Arial"/>
          <w:sz w:val="24"/>
          <w:szCs w:val="24"/>
        </w:rPr>
        <w:tab/>
      </w:r>
      <w:r w:rsidR="00F7654B">
        <w:rPr>
          <w:rFonts w:ascii="Arial" w:eastAsia="TimesNewRomanPS-BoldMT" w:hAnsi="Arial" w:cs="Arial"/>
          <w:sz w:val="24"/>
          <w:szCs w:val="24"/>
        </w:rPr>
        <w:tab/>
      </w:r>
      <w:r w:rsidR="00F7654B">
        <w:rPr>
          <w:rFonts w:ascii="Arial" w:eastAsia="TimesNewRomanPS-BoldMT" w:hAnsi="Arial" w:cs="Arial"/>
          <w:sz w:val="24"/>
          <w:szCs w:val="24"/>
        </w:rPr>
        <w:tab/>
      </w:r>
      <w:r w:rsidR="00F7654B">
        <w:rPr>
          <w:rFonts w:ascii="Arial" w:eastAsia="TimesNewRomanPS-BoldMT" w:hAnsi="Arial" w:cs="Arial"/>
          <w:sz w:val="24"/>
          <w:szCs w:val="24"/>
        </w:rPr>
        <w:tab/>
      </w:r>
      <w:r w:rsidR="00F7654B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 xml:space="preserve"> </w:t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  <w:t>[</w:t>
      </w:r>
      <w:r w:rsidR="00AB6A8E">
        <w:rPr>
          <w:rFonts w:ascii="Arial" w:eastAsia="TimesNewRomanPS-BoldMT" w:hAnsi="Arial" w:cs="Arial"/>
          <w:sz w:val="24"/>
          <w:szCs w:val="24"/>
        </w:rPr>
        <w:t>30</w:t>
      </w:r>
    </w:p>
    <w:p w14:paraId="78A51A8A" w14:textId="77777777" w:rsidR="00C01BAF" w:rsidRDefault="00C01BAF" w:rsidP="00C01BAF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2E29539A" w14:textId="7819FEB9" w:rsidR="00F515E1" w:rsidRDefault="00F515E1" w:rsidP="00F515E1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the remaining 50% of the hard disk size</w:t>
      </w:r>
      <w:r w:rsidR="00091E58">
        <w:rPr>
          <w:rFonts w:ascii="Arial" w:hAnsi="Arial" w:cs="Arial"/>
          <w:sz w:val="24"/>
          <w:szCs w:val="24"/>
        </w:rPr>
        <w:t xml:space="preserve"> to </w:t>
      </w:r>
      <w:r>
        <w:rPr>
          <w:rFonts w:ascii="Arial" w:hAnsi="Arial" w:cs="Arial"/>
          <w:sz w:val="24"/>
          <w:szCs w:val="24"/>
        </w:rPr>
        <w:t>create the following partitions and mount them as specified:</w:t>
      </w:r>
    </w:p>
    <w:p w14:paraId="66608420" w14:textId="267D11D7" w:rsidR="00950862" w:rsidRDefault="00950862" w:rsidP="006E492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</w:p>
    <w:p w14:paraId="672EB472" w14:textId="4AB7AD60" w:rsidR="00F515E1" w:rsidRDefault="0083615D" w:rsidP="00F515E1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a partition that is 20% of the hard disk size, </w:t>
      </w:r>
      <w:r w:rsidR="00F515E1">
        <w:rPr>
          <w:rFonts w:ascii="Arial" w:hAnsi="Arial" w:cs="Arial"/>
          <w:sz w:val="24"/>
          <w:szCs w:val="24"/>
        </w:rPr>
        <w:t xml:space="preserve">format it as </w:t>
      </w:r>
      <w:proofErr w:type="spellStart"/>
      <w:r>
        <w:rPr>
          <w:rFonts w:ascii="Arial" w:hAnsi="Arial" w:cs="Arial"/>
          <w:sz w:val="24"/>
          <w:szCs w:val="24"/>
        </w:rPr>
        <w:t>ReiserFS</w:t>
      </w:r>
      <w:proofErr w:type="spellEnd"/>
      <w:r>
        <w:rPr>
          <w:rFonts w:ascii="Arial" w:hAnsi="Arial" w:cs="Arial"/>
          <w:sz w:val="24"/>
          <w:szCs w:val="24"/>
        </w:rPr>
        <w:t xml:space="preserve"> and mount it as </w:t>
      </w:r>
      <w:r w:rsidRPr="0083615D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83615D">
        <w:rPr>
          <w:rFonts w:ascii="Arial" w:hAnsi="Arial" w:cs="Arial"/>
          <w:b/>
          <w:bCs/>
          <w:sz w:val="24"/>
          <w:szCs w:val="24"/>
        </w:rPr>
        <w:t>ekhaya</w:t>
      </w:r>
      <w:proofErr w:type="spellEnd"/>
      <w:r w:rsidR="00091E58">
        <w:rPr>
          <w:rFonts w:ascii="Arial" w:hAnsi="Arial" w:cs="Arial"/>
          <w:b/>
          <w:bCs/>
          <w:sz w:val="24"/>
          <w:szCs w:val="24"/>
        </w:rPr>
        <w:t>, primary partition</w:t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</w:p>
    <w:p w14:paraId="7D141507" w14:textId="4F0CF3C2" w:rsidR="0083615D" w:rsidRDefault="0083615D" w:rsidP="0083615D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83615D">
        <w:rPr>
          <w:rFonts w:ascii="Arial" w:hAnsi="Arial" w:cs="Arial"/>
          <w:sz w:val="24"/>
          <w:szCs w:val="24"/>
        </w:rPr>
        <w:t xml:space="preserve">Create a partition that is 10% of the hard disk size, format it as NTFS and mount it as </w:t>
      </w:r>
      <w:r w:rsidRPr="0083615D">
        <w:rPr>
          <w:rFonts w:ascii="Arial" w:hAnsi="Arial" w:cs="Arial"/>
          <w:b/>
          <w:bCs/>
          <w:sz w:val="24"/>
          <w:szCs w:val="24"/>
        </w:rPr>
        <w:t>/storage</w:t>
      </w:r>
      <w:r w:rsidR="00091E58">
        <w:rPr>
          <w:rFonts w:ascii="Arial" w:hAnsi="Arial" w:cs="Arial"/>
          <w:b/>
          <w:bCs/>
          <w:sz w:val="24"/>
          <w:szCs w:val="24"/>
        </w:rPr>
        <w:t>, lo</w:t>
      </w:r>
      <w:r w:rsidR="004C0389">
        <w:rPr>
          <w:rFonts w:ascii="Arial" w:hAnsi="Arial" w:cs="Arial"/>
          <w:b/>
          <w:bCs/>
          <w:sz w:val="24"/>
          <w:szCs w:val="24"/>
        </w:rPr>
        <w:t>gical</w:t>
      </w:r>
      <w:r w:rsidR="00091E58">
        <w:rPr>
          <w:rFonts w:ascii="Arial" w:hAnsi="Arial" w:cs="Arial"/>
          <w:b/>
          <w:bCs/>
          <w:sz w:val="24"/>
          <w:szCs w:val="24"/>
        </w:rPr>
        <w:t xml:space="preserve"> partition</w:t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  <w:r w:rsidR="00BD695A">
        <w:rPr>
          <w:rFonts w:ascii="Arial" w:hAnsi="Arial" w:cs="Arial"/>
          <w:b/>
          <w:bCs/>
          <w:sz w:val="24"/>
          <w:szCs w:val="24"/>
        </w:rPr>
        <w:tab/>
      </w:r>
    </w:p>
    <w:p w14:paraId="2724414D" w14:textId="5283E490" w:rsidR="00F7654B" w:rsidRPr="00F7654B" w:rsidRDefault="00F7654B" w:rsidP="00F7654B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Mount all these partitions!</w:t>
      </w:r>
    </w:p>
    <w:p w14:paraId="4CA1A0DC" w14:textId="2C10960B" w:rsid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Make </w:t>
      </w:r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4E2F9A" w:rsidRPr="004E2F9A">
        <w:rPr>
          <w:rFonts w:ascii="Arial" w:hAnsi="Arial" w:cs="Arial"/>
          <w:b/>
          <w:noProof/>
          <w:sz w:val="24"/>
          <w:szCs w:val="24"/>
          <w:highlight w:val="yellow"/>
        </w:rPr>
        <w:t>6</w:t>
      </w:r>
      <w:r>
        <w:rPr>
          <w:rFonts w:ascii="Arial" w:hAnsi="Arial" w:cs="Arial"/>
          <w:b/>
          <w:noProof/>
          <w:sz w:val="24"/>
          <w:szCs w:val="24"/>
        </w:rPr>
        <w:t xml:space="preserve"> similar to this- to show your partitions</w:t>
      </w:r>
      <w:r>
        <w:rPr>
          <w:rFonts w:ascii="Arial" w:hAnsi="Arial" w:cs="Arial"/>
          <w:b/>
          <w:noProof/>
          <w:sz w:val="24"/>
          <w:szCs w:val="24"/>
        </w:rPr>
        <w:tab/>
      </w:r>
      <w:r>
        <w:rPr>
          <w:rFonts w:ascii="Arial" w:hAnsi="Arial" w:cs="Arial"/>
          <w:b/>
          <w:noProof/>
          <w:sz w:val="24"/>
          <w:szCs w:val="24"/>
        </w:rPr>
        <w:tab/>
        <w:t>(</w:t>
      </w:r>
      <w:r w:rsidR="006063A6">
        <w:rPr>
          <w:rFonts w:ascii="Arial" w:hAnsi="Arial" w:cs="Arial"/>
          <w:b/>
          <w:noProof/>
          <w:sz w:val="24"/>
          <w:szCs w:val="24"/>
        </w:rPr>
        <w:t>10</w:t>
      </w:r>
    </w:p>
    <w:p w14:paraId="6FA50624" w14:textId="77777777" w:rsid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28E97456" wp14:editId="1F20D864">
            <wp:extent cx="5828665" cy="2347595"/>
            <wp:effectExtent l="0" t="0" r="635" b="0"/>
            <wp:docPr id="7306034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2026" name="Picture 3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7A95" w14:textId="77777777" w:rsid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</w:p>
    <w:p w14:paraId="68F9ED09" w14:textId="2D5E2167" w:rsidR="00F7654B" w:rsidRP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Make </w:t>
      </w:r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ScreenShot7</w:t>
      </w:r>
      <w:r w:rsidR="004E2F9A">
        <w:rPr>
          <w:rFonts w:ascii="Arial" w:hAnsi="Arial" w:cs="Arial"/>
          <w:b/>
          <w:noProof/>
          <w:sz w:val="24"/>
          <w:szCs w:val="24"/>
        </w:rPr>
        <w:t xml:space="preserve"> </w:t>
      </w:r>
      <w:r>
        <w:rPr>
          <w:rFonts w:ascii="Arial" w:hAnsi="Arial" w:cs="Arial"/>
          <w:b/>
          <w:noProof/>
          <w:sz w:val="24"/>
          <w:szCs w:val="24"/>
        </w:rPr>
        <w:t>similar to this- to show mounted partitions</w:t>
      </w:r>
      <w:r>
        <w:rPr>
          <w:rFonts w:ascii="Arial" w:hAnsi="Arial" w:cs="Arial"/>
          <w:b/>
          <w:noProof/>
          <w:sz w:val="24"/>
          <w:szCs w:val="24"/>
        </w:rPr>
        <w:tab/>
      </w:r>
      <w:r>
        <w:rPr>
          <w:rFonts w:ascii="Arial" w:hAnsi="Arial" w:cs="Arial"/>
          <w:b/>
          <w:noProof/>
          <w:sz w:val="24"/>
          <w:szCs w:val="24"/>
        </w:rPr>
        <w:tab/>
        <w:t>(</w:t>
      </w:r>
      <w:r w:rsidR="00AB6A8E">
        <w:rPr>
          <w:rFonts w:ascii="Arial" w:hAnsi="Arial" w:cs="Arial"/>
          <w:b/>
          <w:noProof/>
          <w:sz w:val="24"/>
          <w:szCs w:val="24"/>
        </w:rPr>
        <w:t>05</w:t>
      </w:r>
    </w:p>
    <w:p w14:paraId="536C0161" w14:textId="00D6EA16" w:rsid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DF0CDB" wp14:editId="1190F307">
            <wp:extent cx="5828665" cy="2008505"/>
            <wp:effectExtent l="0" t="0" r="635" b="0"/>
            <wp:docPr id="2115596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96117" name="Picture 21155961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C0B" w14:textId="77777777" w:rsid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sz w:val="24"/>
          <w:szCs w:val="24"/>
        </w:rPr>
      </w:pPr>
    </w:p>
    <w:p w14:paraId="6F1B7B3E" w14:textId="77777777" w:rsidR="00F7654B" w:rsidRDefault="00F7654B">
      <w:pPr>
        <w:spacing w:after="0" w:line="240" w:lineRule="auto"/>
        <w:rPr>
          <w:rFonts w:ascii="Arial" w:eastAsia="Times New Roman" w:hAnsi="Arial" w:cs="Arial"/>
          <w:sz w:val="24"/>
          <w:szCs w:val="24"/>
          <w:lang w:bidi="en-US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4913E22" w14:textId="5BA08A62" w:rsidR="00F15C52" w:rsidRPr="00F15C52" w:rsidRDefault="00F15C52" w:rsidP="00651F2C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F15C52">
        <w:rPr>
          <w:rFonts w:ascii="Arial" w:hAnsi="Arial" w:cs="Arial"/>
          <w:sz w:val="24"/>
          <w:szCs w:val="24"/>
        </w:rPr>
        <w:lastRenderedPageBreak/>
        <w:t xml:space="preserve">Create a group named </w:t>
      </w:r>
      <w:r w:rsidRPr="00F15C52">
        <w:rPr>
          <w:rFonts w:ascii="Arial" w:hAnsi="Arial" w:cs="Arial"/>
          <w:b/>
          <w:sz w:val="24"/>
          <w:szCs w:val="24"/>
        </w:rPr>
        <w:t>NameGroup</w:t>
      </w:r>
      <w:r w:rsidR="00BD695A" w:rsidRPr="00F15C52">
        <w:rPr>
          <w:rFonts w:ascii="Arial" w:hAnsi="Arial" w:cs="Arial"/>
          <w:b/>
          <w:sz w:val="24"/>
          <w:szCs w:val="24"/>
        </w:rPr>
        <w:t>2</w:t>
      </w:r>
      <w:r w:rsidR="00BD695A">
        <w:rPr>
          <w:rFonts w:ascii="Arial" w:hAnsi="Arial" w:cs="Arial"/>
          <w:b/>
          <w:sz w:val="24"/>
          <w:szCs w:val="24"/>
        </w:rPr>
        <w:t>5</w:t>
      </w:r>
      <w:r w:rsidR="00BD695A" w:rsidRPr="00F15C52">
        <w:rPr>
          <w:rFonts w:ascii="Arial" w:hAnsi="Arial" w:cs="Arial"/>
          <w:b/>
          <w:sz w:val="24"/>
          <w:szCs w:val="24"/>
        </w:rPr>
        <w:t>S2</w:t>
      </w:r>
      <w:r w:rsidRPr="00F15C52">
        <w:rPr>
          <w:rFonts w:ascii="Arial" w:hAnsi="Arial" w:cs="Arial"/>
          <w:sz w:val="24"/>
          <w:szCs w:val="24"/>
        </w:rPr>
        <w:t xml:space="preserve"> whose group ID is 202</w:t>
      </w:r>
      <w:r w:rsidR="00BD695A">
        <w:rPr>
          <w:rFonts w:ascii="Arial" w:hAnsi="Arial" w:cs="Arial"/>
          <w:sz w:val="24"/>
          <w:szCs w:val="24"/>
        </w:rPr>
        <w:t>5.</w:t>
      </w:r>
      <w:r w:rsidRPr="00F15C52">
        <w:rPr>
          <w:rFonts w:ascii="Arial" w:hAnsi="Arial" w:cs="Arial"/>
          <w:sz w:val="24"/>
          <w:szCs w:val="24"/>
        </w:rPr>
        <w:tab/>
      </w:r>
    </w:p>
    <w:p w14:paraId="53094CBB" w14:textId="77B57F75" w:rsidR="00F15C52" w:rsidRPr="00F15C52" w:rsidRDefault="00F15C52" w:rsidP="00651F2C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F15C52">
        <w:rPr>
          <w:rFonts w:ascii="Arial" w:hAnsi="Arial" w:cs="Arial"/>
          <w:sz w:val="24"/>
          <w:szCs w:val="24"/>
        </w:rPr>
        <w:t xml:space="preserve">Create a user for each of your group </w:t>
      </w:r>
      <w:r w:rsidR="00BD695A" w:rsidRPr="00F15C52">
        <w:rPr>
          <w:rFonts w:ascii="Arial" w:hAnsi="Arial" w:cs="Arial"/>
          <w:sz w:val="24"/>
          <w:szCs w:val="24"/>
        </w:rPr>
        <w:t>members</w:t>
      </w:r>
      <w:r w:rsidRPr="00F15C52">
        <w:rPr>
          <w:rFonts w:ascii="Arial" w:hAnsi="Arial" w:cs="Arial"/>
          <w:sz w:val="24"/>
          <w:szCs w:val="24"/>
        </w:rPr>
        <w:t xml:space="preserve"> as specified below: </w:t>
      </w:r>
      <w:r w:rsidRPr="00F15C52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9949" w:type="dxa"/>
        <w:tblInd w:w="-5" w:type="dxa"/>
        <w:tblLook w:val="04A0" w:firstRow="1" w:lastRow="0" w:firstColumn="1" w:lastColumn="0" w:noHBand="0" w:noVBand="1"/>
      </w:tblPr>
      <w:tblGrid>
        <w:gridCol w:w="1775"/>
        <w:gridCol w:w="1270"/>
        <w:gridCol w:w="1400"/>
        <w:gridCol w:w="2151"/>
        <w:gridCol w:w="1436"/>
        <w:gridCol w:w="1917"/>
      </w:tblGrid>
      <w:tr w:rsidR="00BD695A" w:rsidRPr="00F15C52" w14:paraId="77D020C4" w14:textId="77777777" w:rsidTr="00BD695A">
        <w:trPr>
          <w:trHeight w:val="657"/>
        </w:trPr>
        <w:tc>
          <w:tcPr>
            <w:tcW w:w="1775" w:type="dxa"/>
            <w:shd w:val="clear" w:color="auto" w:fill="C5E0B3" w:themeFill="accent6" w:themeFillTint="66"/>
          </w:tcPr>
          <w:p w14:paraId="26D18C7C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5C52">
              <w:rPr>
                <w:rFonts w:ascii="Arial" w:hAnsi="Arial" w:cs="Arial"/>
                <w:sz w:val="24"/>
                <w:szCs w:val="24"/>
              </w:rPr>
              <w:t>Username</w:t>
            </w:r>
          </w:p>
        </w:tc>
        <w:tc>
          <w:tcPr>
            <w:tcW w:w="1270" w:type="dxa"/>
            <w:shd w:val="clear" w:color="auto" w:fill="C5E0B3" w:themeFill="accent6" w:themeFillTint="66"/>
          </w:tcPr>
          <w:p w14:paraId="50072FC3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5C52">
              <w:rPr>
                <w:rFonts w:ascii="Arial" w:hAnsi="Arial" w:cs="Arial"/>
                <w:sz w:val="24"/>
                <w:szCs w:val="24"/>
              </w:rPr>
              <w:t>Shell</w:t>
            </w:r>
          </w:p>
        </w:tc>
        <w:tc>
          <w:tcPr>
            <w:tcW w:w="1400" w:type="dxa"/>
            <w:shd w:val="clear" w:color="auto" w:fill="C5E0B3" w:themeFill="accent6" w:themeFillTint="66"/>
          </w:tcPr>
          <w:p w14:paraId="3EC026F4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5C52">
              <w:rPr>
                <w:rFonts w:ascii="Arial" w:hAnsi="Arial" w:cs="Arial"/>
                <w:sz w:val="24"/>
                <w:szCs w:val="24"/>
              </w:rPr>
              <w:t>Default home</w:t>
            </w:r>
          </w:p>
        </w:tc>
        <w:tc>
          <w:tcPr>
            <w:tcW w:w="2151" w:type="dxa"/>
            <w:shd w:val="clear" w:color="auto" w:fill="C5E0B3" w:themeFill="accent6" w:themeFillTint="66"/>
          </w:tcPr>
          <w:p w14:paraId="6CA333AF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5C52">
              <w:rPr>
                <w:rFonts w:ascii="Arial" w:hAnsi="Arial" w:cs="Arial"/>
                <w:sz w:val="24"/>
                <w:szCs w:val="24"/>
              </w:rPr>
              <w:t>Main group</w:t>
            </w:r>
          </w:p>
        </w:tc>
        <w:tc>
          <w:tcPr>
            <w:tcW w:w="1436" w:type="dxa"/>
            <w:shd w:val="clear" w:color="auto" w:fill="C5E0B3" w:themeFill="accent6" w:themeFillTint="66"/>
          </w:tcPr>
          <w:p w14:paraId="4C02A0A2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5C52">
              <w:rPr>
                <w:rFonts w:ascii="Arial" w:hAnsi="Arial" w:cs="Arial"/>
                <w:sz w:val="24"/>
                <w:szCs w:val="24"/>
              </w:rPr>
              <w:t>Additional group</w:t>
            </w:r>
          </w:p>
        </w:tc>
        <w:tc>
          <w:tcPr>
            <w:tcW w:w="1917" w:type="dxa"/>
            <w:shd w:val="clear" w:color="auto" w:fill="C5E0B3" w:themeFill="accent6" w:themeFillTint="66"/>
          </w:tcPr>
          <w:p w14:paraId="1BD93B99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F15C52">
              <w:rPr>
                <w:rFonts w:ascii="Arial" w:hAnsi="Arial" w:cs="Arial"/>
                <w:sz w:val="24"/>
                <w:szCs w:val="24"/>
              </w:rPr>
              <w:t>Full Name</w:t>
            </w:r>
          </w:p>
        </w:tc>
      </w:tr>
      <w:tr w:rsidR="00BD695A" w:rsidRPr="00F15C52" w14:paraId="52AADF04" w14:textId="77777777" w:rsidTr="00BD695A">
        <w:trPr>
          <w:trHeight w:val="985"/>
        </w:trPr>
        <w:tc>
          <w:tcPr>
            <w:tcW w:w="1775" w:type="dxa"/>
          </w:tcPr>
          <w:p w14:paraId="0685E449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15C52">
              <w:rPr>
                <w:rFonts w:ascii="Arial" w:hAnsi="Arial" w:cs="Arial"/>
                <w:b/>
                <w:sz w:val="24"/>
                <w:szCs w:val="24"/>
              </w:rPr>
              <w:t>uSTUNUM</w:t>
            </w:r>
            <w:proofErr w:type="spellEnd"/>
            <w:r w:rsidRPr="00F15C52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59937958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F15C52">
              <w:rPr>
                <w:rFonts w:ascii="Arial" w:hAnsi="Arial" w:cs="Arial"/>
                <w:b/>
                <w:sz w:val="24"/>
                <w:szCs w:val="24"/>
              </w:rPr>
              <w:t>(e.g. u213456789)</w:t>
            </w:r>
          </w:p>
        </w:tc>
        <w:tc>
          <w:tcPr>
            <w:tcW w:w="1270" w:type="dxa"/>
          </w:tcPr>
          <w:p w14:paraId="09A300FC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F15C52">
              <w:rPr>
                <w:rFonts w:ascii="Arial" w:hAnsi="Arial" w:cs="Arial"/>
                <w:b/>
                <w:sz w:val="24"/>
                <w:szCs w:val="24"/>
              </w:rPr>
              <w:t>/bin/bash</w:t>
            </w:r>
          </w:p>
        </w:tc>
        <w:tc>
          <w:tcPr>
            <w:tcW w:w="1400" w:type="dxa"/>
          </w:tcPr>
          <w:p w14:paraId="4D69791F" w14:textId="66B0C5D5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F15C52">
              <w:rPr>
                <w:rFonts w:ascii="Arial" w:hAnsi="Arial" w:cs="Arial"/>
                <w:b/>
                <w:sz w:val="24"/>
                <w:szCs w:val="24"/>
              </w:rPr>
              <w:t>/</w:t>
            </w:r>
            <w:proofErr w:type="spellStart"/>
            <w:r w:rsidR="00BD695A">
              <w:rPr>
                <w:rFonts w:ascii="Arial" w:hAnsi="Arial" w:cs="Arial"/>
                <w:b/>
                <w:sz w:val="24"/>
                <w:szCs w:val="24"/>
              </w:rPr>
              <w:t>ekhaya</w:t>
            </w:r>
            <w:proofErr w:type="spellEnd"/>
            <w:r w:rsidRPr="00F15C52">
              <w:rPr>
                <w:rFonts w:ascii="Arial" w:hAnsi="Arial" w:cs="Arial"/>
                <w:b/>
                <w:sz w:val="24"/>
                <w:szCs w:val="24"/>
              </w:rPr>
              <w:t xml:space="preserve">/ </w:t>
            </w:r>
            <w:proofErr w:type="spellStart"/>
            <w:r w:rsidRPr="00F15C52">
              <w:rPr>
                <w:rFonts w:ascii="Arial" w:hAnsi="Arial" w:cs="Arial"/>
                <w:b/>
                <w:sz w:val="24"/>
                <w:szCs w:val="24"/>
              </w:rPr>
              <w:t>uSTUNUM</w:t>
            </w:r>
            <w:proofErr w:type="spellEnd"/>
          </w:p>
        </w:tc>
        <w:tc>
          <w:tcPr>
            <w:tcW w:w="2151" w:type="dxa"/>
          </w:tcPr>
          <w:p w14:paraId="62586F3B" w14:textId="3F371744" w:rsidR="00F15C52" w:rsidRPr="00F15C52" w:rsidRDefault="00BD695A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F15C52">
              <w:rPr>
                <w:rFonts w:ascii="Arial" w:hAnsi="Arial" w:cs="Arial"/>
                <w:b/>
                <w:sz w:val="24"/>
                <w:szCs w:val="24"/>
              </w:rPr>
              <w:t>NameGroup2</w:t>
            </w: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  <w:r w:rsidRPr="00F15C52">
              <w:rPr>
                <w:rFonts w:ascii="Arial" w:hAnsi="Arial" w:cs="Arial"/>
                <w:b/>
                <w:sz w:val="24"/>
                <w:szCs w:val="24"/>
              </w:rPr>
              <w:t>S2</w:t>
            </w:r>
          </w:p>
        </w:tc>
        <w:tc>
          <w:tcPr>
            <w:tcW w:w="1436" w:type="dxa"/>
          </w:tcPr>
          <w:p w14:paraId="7C840464" w14:textId="3E29E539" w:rsidR="00F15C52" w:rsidRPr="00F15C52" w:rsidRDefault="00F15C52" w:rsidP="00BD695A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15C52">
              <w:rPr>
                <w:rFonts w:ascii="Arial" w:hAnsi="Arial" w:cs="Arial"/>
                <w:b/>
                <w:sz w:val="24"/>
                <w:szCs w:val="24"/>
              </w:rPr>
              <w:t>sudo</w:t>
            </w:r>
            <w:proofErr w:type="spellEnd"/>
          </w:p>
        </w:tc>
        <w:tc>
          <w:tcPr>
            <w:tcW w:w="1917" w:type="dxa"/>
          </w:tcPr>
          <w:p w14:paraId="6FA972ED" w14:textId="77777777" w:rsidR="00F15C52" w:rsidRPr="00F15C52" w:rsidRDefault="00F15C52" w:rsidP="00BC05A5">
            <w:pPr>
              <w:pStyle w:val="ListParagraph"/>
              <w:spacing w:before="0" w:after="160" w:line="259" w:lineRule="auto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F15C52">
              <w:rPr>
                <w:rFonts w:ascii="Arial" w:hAnsi="Arial" w:cs="Arial"/>
                <w:b/>
                <w:sz w:val="24"/>
                <w:szCs w:val="24"/>
              </w:rPr>
              <w:t>Surname_INIT</w:t>
            </w:r>
            <w:proofErr w:type="spellEnd"/>
          </w:p>
        </w:tc>
      </w:tr>
    </w:tbl>
    <w:p w14:paraId="0819BA5D" w14:textId="77777777" w:rsidR="00F7654B" w:rsidRDefault="00F7654B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</w:p>
    <w:p w14:paraId="55D0FBB6" w14:textId="1F50BF2E" w:rsidR="00F7654B" w:rsidRP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Make </w:t>
      </w:r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4E2F9A">
        <w:rPr>
          <w:rFonts w:ascii="Arial" w:hAnsi="Arial" w:cs="Arial"/>
          <w:b/>
          <w:bCs/>
          <w:sz w:val="24"/>
          <w:szCs w:val="24"/>
        </w:rPr>
        <w:t>8</w:t>
      </w:r>
      <w:r w:rsidR="004E2F9A">
        <w:rPr>
          <w:rFonts w:ascii="Arial" w:hAnsi="Arial" w:cs="Arial"/>
          <w:b/>
          <w:noProof/>
          <w:sz w:val="24"/>
          <w:szCs w:val="24"/>
        </w:rPr>
        <w:t xml:space="preserve"> </w:t>
      </w:r>
      <w:r>
        <w:rPr>
          <w:rFonts w:ascii="Arial" w:hAnsi="Arial" w:cs="Arial"/>
          <w:b/>
          <w:noProof/>
          <w:sz w:val="24"/>
          <w:szCs w:val="24"/>
        </w:rPr>
        <w:t>similar to this- to show all group members – it might be several screenshots</w:t>
      </w:r>
      <w:r>
        <w:rPr>
          <w:rFonts w:ascii="Arial" w:hAnsi="Arial" w:cs="Arial"/>
          <w:b/>
          <w:noProof/>
          <w:sz w:val="24"/>
          <w:szCs w:val="24"/>
        </w:rPr>
        <w:tab/>
      </w:r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4E2F9A">
        <w:rPr>
          <w:rFonts w:ascii="Arial" w:hAnsi="Arial" w:cs="Arial"/>
          <w:b/>
          <w:bCs/>
          <w:sz w:val="24"/>
          <w:szCs w:val="24"/>
        </w:rPr>
        <w:t xml:space="preserve">8a, </w:t>
      </w:r>
      <w:r w:rsidR="004E2F9A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4E2F9A">
        <w:rPr>
          <w:rFonts w:ascii="Arial" w:hAnsi="Arial" w:cs="Arial"/>
          <w:b/>
          <w:bCs/>
          <w:sz w:val="24"/>
          <w:szCs w:val="24"/>
        </w:rPr>
        <w:t>8</w:t>
      </w:r>
      <w:proofErr w:type="gramStart"/>
      <w:r w:rsidR="004E2F9A">
        <w:rPr>
          <w:rFonts w:ascii="Arial" w:hAnsi="Arial" w:cs="Arial"/>
          <w:b/>
          <w:bCs/>
          <w:sz w:val="24"/>
          <w:szCs w:val="24"/>
        </w:rPr>
        <w:t>b,…</w:t>
      </w:r>
      <w:proofErr w:type="gramEnd"/>
      <w:r>
        <w:rPr>
          <w:rFonts w:ascii="Arial" w:hAnsi="Arial" w:cs="Arial"/>
          <w:b/>
          <w:noProof/>
          <w:sz w:val="24"/>
          <w:szCs w:val="24"/>
        </w:rPr>
        <w:tab/>
      </w:r>
      <w:r>
        <w:rPr>
          <w:rFonts w:ascii="Arial" w:hAnsi="Arial" w:cs="Arial"/>
          <w:b/>
          <w:noProof/>
          <w:sz w:val="24"/>
          <w:szCs w:val="24"/>
        </w:rPr>
        <w:tab/>
        <w:t>(</w:t>
      </w:r>
      <w:r w:rsidR="00AB6A8E">
        <w:rPr>
          <w:rFonts w:ascii="Arial" w:hAnsi="Arial" w:cs="Arial"/>
          <w:b/>
          <w:noProof/>
          <w:sz w:val="24"/>
          <w:szCs w:val="24"/>
        </w:rPr>
        <w:t>10</w:t>
      </w:r>
    </w:p>
    <w:p w14:paraId="2231439F" w14:textId="0F60BC75" w:rsidR="004C0389" w:rsidRDefault="004C0389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D2A92D9" wp14:editId="085868E8">
            <wp:extent cx="5201376" cy="2848373"/>
            <wp:effectExtent l="0" t="0" r="0" b="9525"/>
            <wp:docPr id="8991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21593" name="Picture 8991215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3646" w14:textId="77777777" w:rsidR="004C0389" w:rsidRDefault="004C0389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</w:p>
    <w:p w14:paraId="64D0B382" w14:textId="77777777" w:rsidR="004C0389" w:rsidRDefault="004C0389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</w:p>
    <w:p w14:paraId="731E11CF" w14:textId="6F8E14B5" w:rsidR="004C0389" w:rsidRPr="00F7654B" w:rsidRDefault="00F7654B" w:rsidP="00F7654B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noProof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 xml:space="preserve">Make a </w:t>
      </w:r>
      <w:r w:rsidR="006063A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063A6">
        <w:rPr>
          <w:rFonts w:ascii="Arial" w:hAnsi="Arial" w:cs="Arial"/>
          <w:b/>
          <w:bCs/>
          <w:sz w:val="24"/>
          <w:szCs w:val="24"/>
        </w:rPr>
        <w:t>9</w:t>
      </w:r>
      <w:r>
        <w:rPr>
          <w:rFonts w:ascii="Arial" w:hAnsi="Arial" w:cs="Arial"/>
          <w:b/>
          <w:noProof/>
          <w:sz w:val="24"/>
          <w:szCs w:val="24"/>
        </w:rPr>
        <w:t xml:space="preserve"> similar to this- to show all group members – it might be several screenshots</w:t>
      </w:r>
      <w:r w:rsidR="006063A6">
        <w:rPr>
          <w:rFonts w:ascii="Arial" w:hAnsi="Arial" w:cs="Arial"/>
          <w:b/>
          <w:noProof/>
          <w:sz w:val="24"/>
          <w:szCs w:val="24"/>
        </w:rPr>
        <w:t xml:space="preserve">, </w:t>
      </w:r>
      <w:r w:rsidR="006063A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063A6">
        <w:rPr>
          <w:rFonts w:ascii="Arial" w:hAnsi="Arial" w:cs="Arial"/>
          <w:b/>
          <w:bCs/>
          <w:sz w:val="24"/>
          <w:szCs w:val="24"/>
        </w:rPr>
        <w:t xml:space="preserve">9a, </w:t>
      </w:r>
      <w:r w:rsidR="006063A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063A6">
        <w:rPr>
          <w:rFonts w:ascii="Arial" w:hAnsi="Arial" w:cs="Arial"/>
          <w:b/>
          <w:bCs/>
          <w:sz w:val="24"/>
          <w:szCs w:val="24"/>
        </w:rPr>
        <w:t>9</w:t>
      </w:r>
      <w:proofErr w:type="gramStart"/>
      <w:r w:rsidR="006063A6">
        <w:rPr>
          <w:rFonts w:ascii="Arial" w:hAnsi="Arial" w:cs="Arial"/>
          <w:b/>
          <w:bCs/>
          <w:sz w:val="24"/>
          <w:szCs w:val="24"/>
        </w:rPr>
        <w:t>b,…</w:t>
      </w:r>
      <w:proofErr w:type="gramEnd"/>
      <w:r>
        <w:rPr>
          <w:rFonts w:ascii="Arial" w:hAnsi="Arial" w:cs="Arial"/>
          <w:b/>
          <w:noProof/>
          <w:sz w:val="24"/>
          <w:szCs w:val="24"/>
        </w:rPr>
        <w:tab/>
      </w:r>
      <w:r>
        <w:rPr>
          <w:rFonts w:ascii="Arial" w:hAnsi="Arial" w:cs="Arial"/>
          <w:b/>
          <w:noProof/>
          <w:sz w:val="24"/>
          <w:szCs w:val="24"/>
        </w:rPr>
        <w:tab/>
        <w:t>(5</w:t>
      </w:r>
    </w:p>
    <w:p w14:paraId="42C4BBFF" w14:textId="3FB466F3" w:rsidR="004C0389" w:rsidRDefault="004C0389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06DE5C16" wp14:editId="6FECA1B4">
            <wp:extent cx="5828665" cy="958850"/>
            <wp:effectExtent l="0" t="0" r="635" b="0"/>
            <wp:docPr id="1199769780" name="Picture 2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69780" name="Picture 2" descr="A computer screen sho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38B7" w14:textId="77777777" w:rsidR="004C0389" w:rsidRDefault="004C0389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</w:p>
    <w:p w14:paraId="1C88436F" w14:textId="77777777" w:rsidR="004C0389" w:rsidRDefault="004C0389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noProof/>
          <w:sz w:val="24"/>
          <w:szCs w:val="24"/>
        </w:rPr>
      </w:pPr>
    </w:p>
    <w:p w14:paraId="40B01309" w14:textId="77777777" w:rsidR="00F7654B" w:rsidRDefault="00F7654B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</w:p>
    <w:p w14:paraId="60453E9D" w14:textId="77777777" w:rsidR="00F7654B" w:rsidRDefault="00F7654B">
      <w:pPr>
        <w:spacing w:after="0" w:line="240" w:lineRule="auto"/>
        <w:rPr>
          <w:rFonts w:ascii="Arial" w:eastAsia="TimesNewRomanPS-BoldMT" w:hAnsi="Arial" w:cs="Arial"/>
          <w:b/>
          <w:bCs/>
          <w:caps/>
          <w:color w:val="FFFFFF"/>
          <w:spacing w:val="15"/>
          <w:sz w:val="24"/>
          <w:szCs w:val="24"/>
          <w:lang w:bidi="en-US"/>
        </w:rPr>
      </w:pPr>
      <w:r>
        <w:rPr>
          <w:rFonts w:ascii="Arial" w:eastAsia="TimesNewRomanPS-BoldMT" w:hAnsi="Arial" w:cs="Arial"/>
          <w:sz w:val="24"/>
          <w:szCs w:val="24"/>
        </w:rPr>
        <w:br w:type="page"/>
      </w:r>
    </w:p>
    <w:p w14:paraId="1222A2F9" w14:textId="765E562C" w:rsidR="00651F2C" w:rsidRPr="00702E3A" w:rsidRDefault="00651F2C" w:rsidP="00651F2C">
      <w:pPr>
        <w:pStyle w:val="Heading1"/>
        <w:rPr>
          <w:rFonts w:ascii="Arial" w:eastAsia="TimesNewRomanPS-BoldMT" w:hAnsi="Arial" w:cs="Arial"/>
          <w:sz w:val="24"/>
          <w:szCs w:val="24"/>
        </w:rPr>
      </w:pPr>
      <w:r w:rsidRPr="00702E3A">
        <w:rPr>
          <w:rFonts w:ascii="Arial" w:eastAsia="TimesNewRomanPS-BoldMT" w:hAnsi="Arial" w:cs="Arial"/>
          <w:sz w:val="24"/>
          <w:szCs w:val="24"/>
        </w:rPr>
        <w:lastRenderedPageBreak/>
        <w:t xml:space="preserve">TASK </w:t>
      </w:r>
      <w:r w:rsidR="00014220">
        <w:rPr>
          <w:rFonts w:ascii="Arial" w:eastAsia="TimesNewRomanPS-BoldMT" w:hAnsi="Arial" w:cs="Arial"/>
          <w:sz w:val="24"/>
          <w:szCs w:val="24"/>
        </w:rPr>
        <w:t>4</w:t>
      </w:r>
      <w:r w:rsidRPr="00702E3A">
        <w:rPr>
          <w:rFonts w:ascii="Arial" w:eastAsia="TimesNewRomanPS-BoldMT" w:hAnsi="Arial" w:cs="Arial"/>
          <w:sz w:val="24"/>
          <w:szCs w:val="24"/>
        </w:rPr>
        <w:t xml:space="preserve">: </w:t>
      </w:r>
      <w:r w:rsidR="00014220">
        <w:rPr>
          <w:rFonts w:ascii="Arial" w:eastAsia="TimesNewRomanPS-BoldMT" w:hAnsi="Arial" w:cs="Arial"/>
          <w:sz w:val="24"/>
          <w:szCs w:val="24"/>
        </w:rPr>
        <w:t>INSTALL SERVER</w:t>
      </w:r>
      <w:r w:rsidR="00D26F05">
        <w:rPr>
          <w:rFonts w:ascii="Arial" w:eastAsia="TimesNewRomanPS-BoldMT" w:hAnsi="Arial" w:cs="Arial"/>
          <w:sz w:val="24"/>
          <w:szCs w:val="24"/>
        </w:rPr>
        <w:t>S</w:t>
      </w:r>
      <w:r w:rsidR="00D26F05">
        <w:rPr>
          <w:rFonts w:ascii="Arial" w:eastAsia="TimesNewRomanPS-BoldMT" w:hAnsi="Arial" w:cs="Arial"/>
          <w:sz w:val="24"/>
          <w:szCs w:val="24"/>
        </w:rPr>
        <w:tab/>
      </w:r>
      <w:r w:rsidR="00014220">
        <w:rPr>
          <w:rFonts w:ascii="Arial" w:eastAsia="TimesNewRomanPS-BoldMT" w:hAnsi="Arial" w:cs="Arial"/>
          <w:sz w:val="24"/>
          <w:szCs w:val="24"/>
        </w:rPr>
        <w:tab/>
      </w:r>
      <w:r w:rsidR="00014220">
        <w:rPr>
          <w:rFonts w:ascii="Arial" w:eastAsia="TimesNewRomanPS-BoldMT" w:hAnsi="Arial" w:cs="Arial"/>
          <w:sz w:val="24"/>
          <w:szCs w:val="24"/>
        </w:rPr>
        <w:tab/>
      </w:r>
      <w:r w:rsidR="00014220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 xml:space="preserve"> </w:t>
      </w:r>
      <w:r w:rsidRPr="00702E3A">
        <w:rPr>
          <w:rFonts w:ascii="Arial" w:eastAsia="TimesNewRomanPS-BoldMT" w:hAnsi="Arial" w:cs="Arial"/>
          <w:sz w:val="24"/>
          <w:szCs w:val="24"/>
        </w:rPr>
        <w:tab/>
      </w:r>
      <w:r w:rsidRPr="00702E3A">
        <w:rPr>
          <w:rFonts w:ascii="Arial" w:eastAsia="TimesNewRomanPS-BoldMT" w:hAnsi="Arial" w:cs="Arial"/>
          <w:sz w:val="24"/>
          <w:szCs w:val="24"/>
        </w:rPr>
        <w:tab/>
        <w:t>[</w:t>
      </w:r>
      <w:r w:rsidR="004E2F9A">
        <w:rPr>
          <w:rFonts w:ascii="Arial" w:eastAsia="TimesNewRomanPS-BoldMT" w:hAnsi="Arial" w:cs="Arial"/>
          <w:sz w:val="24"/>
          <w:szCs w:val="24"/>
        </w:rPr>
        <w:t>3X</w:t>
      </w:r>
      <w:r w:rsidR="006063A6">
        <w:rPr>
          <w:rFonts w:ascii="Arial" w:eastAsia="TimesNewRomanPS-BoldMT" w:hAnsi="Arial" w:cs="Arial"/>
          <w:sz w:val="24"/>
          <w:szCs w:val="24"/>
        </w:rPr>
        <w:t>10 = 30</w:t>
      </w:r>
    </w:p>
    <w:p w14:paraId="55D2DD1C" w14:textId="77777777" w:rsidR="00651F2C" w:rsidRDefault="00651F2C" w:rsidP="00651F2C">
      <w:pPr>
        <w:pStyle w:val="ListParagraph"/>
        <w:spacing w:before="0" w:after="160" w:line="259" w:lineRule="auto"/>
        <w:ind w:left="360"/>
        <w:rPr>
          <w:rFonts w:ascii="Arial" w:hAnsi="Arial" w:cs="Arial"/>
          <w:sz w:val="24"/>
          <w:szCs w:val="24"/>
        </w:rPr>
      </w:pPr>
    </w:p>
    <w:p w14:paraId="15794CEC" w14:textId="5F31D4F8" w:rsidR="00651F2C" w:rsidRPr="002349C4" w:rsidRDefault="004E2F9A" w:rsidP="002349C4">
      <w:pPr>
        <w:pStyle w:val="ListParagraph"/>
        <w:numPr>
          <w:ilvl w:val="0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 any </w:t>
      </w:r>
      <w:r w:rsidR="002349C4" w:rsidRPr="002349C4">
        <w:rPr>
          <w:rFonts w:ascii="Arial" w:hAnsi="Arial" w:cs="Arial"/>
          <w:sz w:val="24"/>
          <w:szCs w:val="24"/>
        </w:rPr>
        <w:t xml:space="preserve">three </w:t>
      </w:r>
      <w:r>
        <w:rPr>
          <w:rFonts w:ascii="Arial" w:hAnsi="Arial" w:cs="Arial"/>
          <w:sz w:val="24"/>
          <w:szCs w:val="24"/>
        </w:rPr>
        <w:t>applications from any three of the four categories below. Use any method to install:</w:t>
      </w:r>
    </w:p>
    <w:p w14:paraId="2395D47A" w14:textId="77777777" w:rsidR="002349C4" w:rsidRPr="004E2F9A" w:rsidRDefault="002349C4" w:rsidP="002349C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4E2F9A">
        <w:rPr>
          <w:rFonts w:ascii="Arial" w:hAnsi="Arial" w:cs="Arial"/>
          <w:b/>
          <w:bCs/>
          <w:sz w:val="24"/>
          <w:szCs w:val="24"/>
        </w:rPr>
        <w:t>Learning Management System</w:t>
      </w:r>
    </w:p>
    <w:p w14:paraId="4D568112" w14:textId="77777777" w:rsidR="002349C4" w:rsidRDefault="00014220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Moodle</w:t>
      </w:r>
    </w:p>
    <w:p w14:paraId="73306731" w14:textId="158400E3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sakai</w:t>
      </w:r>
      <w:proofErr w:type="spellEnd"/>
    </w:p>
    <w:p w14:paraId="3E127F91" w14:textId="76F7ECC1" w:rsidR="00014220" w:rsidRDefault="00D26F05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(or any Learning Management System)</w:t>
      </w:r>
    </w:p>
    <w:p w14:paraId="1186440B" w14:textId="77777777" w:rsidR="002349C4" w:rsidRPr="004E2F9A" w:rsidRDefault="002349C4" w:rsidP="002349C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4E2F9A">
        <w:rPr>
          <w:rFonts w:ascii="Arial" w:hAnsi="Arial" w:cs="Arial"/>
          <w:b/>
          <w:bCs/>
          <w:sz w:val="24"/>
          <w:szCs w:val="24"/>
        </w:rPr>
        <w:t>Web Based System Management tool</w:t>
      </w:r>
    </w:p>
    <w:p w14:paraId="220B4FF5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Webmin</w:t>
      </w:r>
      <w:proofErr w:type="spellEnd"/>
    </w:p>
    <w:p w14:paraId="5B4FB7D3" w14:textId="31AD3A26" w:rsidR="002349C4" w:rsidRPr="002349C4" w:rsidRDefault="00D26F05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proofErr w:type="spellStart"/>
      <w:r w:rsidRPr="002349C4">
        <w:rPr>
          <w:rFonts w:ascii="Arial" w:hAnsi="Arial" w:cs="Arial"/>
          <w:sz w:val="24"/>
          <w:szCs w:val="24"/>
        </w:rPr>
        <w:t>Usermin</w:t>
      </w:r>
      <w:proofErr w:type="spellEnd"/>
    </w:p>
    <w:p w14:paraId="617D63CF" w14:textId="575A15A4" w:rsidR="002349C4" w:rsidRPr="004E2F9A" w:rsidRDefault="002349C4" w:rsidP="002349C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4E2F9A">
        <w:rPr>
          <w:rFonts w:ascii="Arial" w:hAnsi="Arial" w:cs="Arial"/>
          <w:b/>
          <w:bCs/>
          <w:sz w:val="24"/>
          <w:szCs w:val="24"/>
        </w:rPr>
        <w:t>Webservers</w:t>
      </w:r>
    </w:p>
    <w:p w14:paraId="151A92E4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NGINX</w:t>
      </w:r>
    </w:p>
    <w:p w14:paraId="10ADC800" w14:textId="77777777" w:rsidR="002349C4" w:rsidRDefault="00D26F05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Apache webserver </w:t>
      </w:r>
    </w:p>
    <w:p w14:paraId="723F1DD2" w14:textId="3781FC03" w:rsidR="00D26F05" w:rsidRDefault="00D26F05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(or any Webserver)</w:t>
      </w:r>
    </w:p>
    <w:p w14:paraId="075AE3D2" w14:textId="0D8AFE44" w:rsidR="002349C4" w:rsidRPr="004E2F9A" w:rsidRDefault="002349C4" w:rsidP="002349C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4E2F9A">
        <w:rPr>
          <w:rFonts w:ascii="Arial" w:hAnsi="Arial" w:cs="Arial"/>
          <w:b/>
          <w:bCs/>
          <w:sz w:val="24"/>
          <w:szCs w:val="24"/>
        </w:rPr>
        <w:t>SQL Database server</w:t>
      </w:r>
    </w:p>
    <w:p w14:paraId="1CC99705" w14:textId="7FA75735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Mysql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mariadb</w:t>
      </w:r>
      <w:proofErr w:type="spellEnd"/>
    </w:p>
    <w:p w14:paraId="3B6BFE45" w14:textId="3B45AC7A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Microsoft MSSQL </w:t>
      </w:r>
    </w:p>
    <w:p w14:paraId="1FBBC395" w14:textId="77777777" w:rsidR="002349C4" w:rsidRPr="004E2F9A" w:rsidRDefault="002349C4" w:rsidP="002349C4">
      <w:pPr>
        <w:pStyle w:val="ListParagraph"/>
        <w:numPr>
          <w:ilvl w:val="1"/>
          <w:numId w:val="19"/>
        </w:numPr>
        <w:spacing w:before="0" w:after="160" w:line="259" w:lineRule="auto"/>
        <w:rPr>
          <w:rFonts w:ascii="Arial" w:hAnsi="Arial" w:cs="Arial"/>
          <w:b/>
          <w:bCs/>
          <w:sz w:val="24"/>
          <w:szCs w:val="24"/>
        </w:rPr>
      </w:pPr>
      <w:r w:rsidRPr="004E2F9A">
        <w:rPr>
          <w:rFonts w:ascii="Arial" w:hAnsi="Arial" w:cs="Arial"/>
          <w:b/>
          <w:bCs/>
          <w:sz w:val="24"/>
          <w:szCs w:val="24"/>
        </w:rPr>
        <w:t>Content Management System</w:t>
      </w:r>
    </w:p>
    <w:p w14:paraId="014AE5F4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Joomla</w:t>
      </w:r>
    </w:p>
    <w:p w14:paraId="3164654F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Plone</w:t>
      </w:r>
      <w:proofErr w:type="spellEnd"/>
    </w:p>
    <w:p w14:paraId="738F4CDB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Freetube</w:t>
      </w:r>
      <w:proofErr w:type="spellEnd"/>
    </w:p>
    <w:p w14:paraId="5B846C00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 w:rsidRPr="00D26F05">
        <w:rPr>
          <w:rFonts w:ascii="Arial" w:hAnsi="Arial" w:cs="Arial"/>
          <w:sz w:val="24"/>
          <w:szCs w:val="24"/>
        </w:rPr>
        <w:t>Invidious</w:t>
      </w:r>
    </w:p>
    <w:p w14:paraId="02301698" w14:textId="77777777" w:rsidR="002349C4" w:rsidRDefault="002349C4" w:rsidP="002349C4">
      <w:pPr>
        <w:pStyle w:val="ListParagraph"/>
        <w:numPr>
          <w:ilvl w:val="2"/>
          <w:numId w:val="19"/>
        </w:numPr>
        <w:spacing w:before="0"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Plesk</w:t>
      </w:r>
    </w:p>
    <w:p w14:paraId="509D8BA2" w14:textId="77777777" w:rsidR="00F15C52" w:rsidRPr="00F15C52" w:rsidRDefault="00F15C52" w:rsidP="00F15C52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sz w:val="24"/>
          <w:szCs w:val="24"/>
        </w:rPr>
      </w:pPr>
    </w:p>
    <w:p w14:paraId="257B4CCB" w14:textId="3C469A49" w:rsidR="00F15C52" w:rsidRPr="00F15C52" w:rsidRDefault="004E2F9A" w:rsidP="0048362B">
      <w:pPr>
        <w:pStyle w:val="ListParagraph"/>
        <w:spacing w:before="0" w:after="160" w:line="259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Make three </w:t>
      </w:r>
      <w:proofErr w:type="spellStart"/>
      <w:r w:rsidR="006063A6">
        <w:rPr>
          <w:rFonts w:ascii="Arial" w:hAnsi="Arial" w:cs="Arial"/>
          <w:sz w:val="24"/>
          <w:szCs w:val="24"/>
        </w:rPr>
        <w:t>screeshots</w:t>
      </w:r>
      <w:proofErr w:type="spellEnd"/>
      <w:r w:rsidR="006063A6">
        <w:rPr>
          <w:rFonts w:ascii="Arial" w:hAnsi="Arial" w:cs="Arial"/>
          <w:sz w:val="24"/>
          <w:szCs w:val="24"/>
        </w:rPr>
        <w:t xml:space="preserve"> [ </w:t>
      </w:r>
      <w:r w:rsidR="006063A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063A6">
        <w:rPr>
          <w:rFonts w:ascii="Arial" w:hAnsi="Arial" w:cs="Arial"/>
          <w:b/>
          <w:bCs/>
          <w:sz w:val="24"/>
          <w:szCs w:val="24"/>
        </w:rPr>
        <w:t xml:space="preserve">10, </w:t>
      </w:r>
      <w:r w:rsidR="006063A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063A6">
        <w:rPr>
          <w:rFonts w:ascii="Arial" w:hAnsi="Arial" w:cs="Arial"/>
          <w:b/>
          <w:bCs/>
          <w:sz w:val="24"/>
          <w:szCs w:val="24"/>
        </w:rPr>
        <w:t xml:space="preserve">11, </w:t>
      </w:r>
      <w:r w:rsidR="006063A6" w:rsidRPr="004E2F9A">
        <w:rPr>
          <w:rFonts w:ascii="Arial" w:hAnsi="Arial" w:cs="Arial"/>
          <w:b/>
          <w:bCs/>
          <w:sz w:val="24"/>
          <w:szCs w:val="24"/>
          <w:highlight w:val="yellow"/>
        </w:rPr>
        <w:t>ScreenShot</w:t>
      </w:r>
      <w:r w:rsidR="006063A6">
        <w:rPr>
          <w:rFonts w:ascii="Arial" w:hAnsi="Arial" w:cs="Arial"/>
          <w:b/>
          <w:bCs/>
          <w:sz w:val="24"/>
          <w:szCs w:val="24"/>
        </w:rPr>
        <w:t>12)</w:t>
      </w:r>
      <w:r>
        <w:rPr>
          <w:rFonts w:ascii="Arial" w:hAnsi="Arial" w:cs="Arial"/>
          <w:sz w:val="24"/>
          <w:szCs w:val="24"/>
        </w:rPr>
        <w:t xml:space="preserve"> showing you running the three applications you installed</w:t>
      </w:r>
      <w:r w:rsidR="006063A6">
        <w:rPr>
          <w:rFonts w:ascii="Arial" w:hAnsi="Arial" w:cs="Arial"/>
          <w:sz w:val="24"/>
          <w:szCs w:val="24"/>
        </w:rPr>
        <w:t>. Put all screenshots in one presentation and upload – only ONE MEMBER OF THE GROUP MUST UPLOAD</w:t>
      </w:r>
    </w:p>
    <w:p w14:paraId="76A48406" w14:textId="77777777" w:rsidR="004E2F9A" w:rsidRDefault="004E2F9A" w:rsidP="00F15C52">
      <w:pPr>
        <w:ind w:left="792"/>
        <w:contextualSpacing/>
        <w:jc w:val="center"/>
        <w:rPr>
          <w:rFonts w:ascii="Arial" w:eastAsia="Times New Roman" w:hAnsi="Arial" w:cs="Arial"/>
          <w:b/>
          <w:sz w:val="24"/>
          <w:szCs w:val="24"/>
          <w:lang w:bidi="en-US"/>
        </w:rPr>
      </w:pPr>
    </w:p>
    <w:p w14:paraId="16D3E3DF" w14:textId="77777777" w:rsidR="004E2F9A" w:rsidRDefault="004E2F9A" w:rsidP="00F15C52">
      <w:pPr>
        <w:ind w:left="792"/>
        <w:contextualSpacing/>
        <w:jc w:val="center"/>
        <w:rPr>
          <w:rFonts w:ascii="Arial" w:eastAsia="Times New Roman" w:hAnsi="Arial" w:cs="Arial"/>
          <w:b/>
          <w:sz w:val="24"/>
          <w:szCs w:val="24"/>
          <w:lang w:bidi="en-US"/>
        </w:rPr>
      </w:pPr>
    </w:p>
    <w:p w14:paraId="59166866" w14:textId="77777777" w:rsidR="004E2F9A" w:rsidRDefault="004E2F9A" w:rsidP="00F15C52">
      <w:pPr>
        <w:ind w:left="792"/>
        <w:contextualSpacing/>
        <w:jc w:val="center"/>
        <w:rPr>
          <w:rFonts w:ascii="Arial" w:hAnsi="Arial" w:cs="Arial"/>
          <w:sz w:val="24"/>
          <w:szCs w:val="24"/>
        </w:rPr>
      </w:pPr>
    </w:p>
    <w:p w14:paraId="0C488293" w14:textId="7B99A979" w:rsidR="004E2F9A" w:rsidRDefault="004E2F9A" w:rsidP="00F15C52">
      <w:pPr>
        <w:ind w:left="792"/>
        <w:contextualSpacing/>
        <w:jc w:val="center"/>
        <w:rPr>
          <w:rFonts w:ascii="Arial" w:eastAsia="Times New Roman" w:hAnsi="Arial" w:cs="Arial"/>
          <w:b/>
          <w:sz w:val="24"/>
          <w:szCs w:val="24"/>
          <w:lang w:bidi="en-US"/>
        </w:rPr>
      </w:pPr>
    </w:p>
    <w:p w14:paraId="66D8D2DB" w14:textId="455F5DF6" w:rsidR="00F15C52" w:rsidRPr="00F15C52" w:rsidRDefault="00F15C52" w:rsidP="00F15C52">
      <w:pPr>
        <w:ind w:left="792"/>
        <w:contextualSpacing/>
        <w:jc w:val="center"/>
        <w:rPr>
          <w:rFonts w:ascii="Arial" w:hAnsi="Arial" w:cs="Arial"/>
          <w:sz w:val="24"/>
          <w:szCs w:val="24"/>
        </w:rPr>
      </w:pPr>
      <w:r w:rsidRPr="00F15C52">
        <w:rPr>
          <w:rFonts w:ascii="Arial" w:eastAsia="Times New Roman" w:hAnsi="Arial" w:cs="Arial"/>
          <w:b/>
          <w:sz w:val="24"/>
          <w:szCs w:val="24"/>
          <w:lang w:bidi="en-US"/>
        </w:rPr>
        <w:t>~~~~~END OF QUESTION PAPER~~~~~</w:t>
      </w:r>
    </w:p>
    <w:p w14:paraId="75F9D482" w14:textId="77777777" w:rsidR="00F15C52" w:rsidRPr="00F15C52" w:rsidRDefault="00F15C52" w:rsidP="00BC5F58">
      <w:pPr>
        <w:pStyle w:val="ListParagraph"/>
        <w:spacing w:before="0" w:after="160" w:line="259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sectPr w:rsidR="00F15C52" w:rsidRPr="00F15C52">
      <w:footerReference w:type="default" r:id="rId18"/>
      <w:pgSz w:w="12240" w:h="15840"/>
      <w:pgMar w:top="1440" w:right="1797" w:bottom="1168" w:left="1264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20D31" w14:textId="77777777" w:rsidR="00F54C43" w:rsidRDefault="00F54C43">
      <w:pPr>
        <w:spacing w:line="240" w:lineRule="auto"/>
      </w:pPr>
      <w:r>
        <w:separator/>
      </w:r>
    </w:p>
  </w:endnote>
  <w:endnote w:type="continuationSeparator" w:id="0">
    <w:p w14:paraId="3AE16A5B" w14:textId="77777777" w:rsidR="00F54C43" w:rsidRDefault="00F54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60888"/>
      <w:docPartObj>
        <w:docPartGallery w:val="AutoText"/>
      </w:docPartObj>
    </w:sdtPr>
    <w:sdtEndPr/>
    <w:sdtContent>
      <w:sdt>
        <w:sdtPr>
          <w:id w:val="-1705238520"/>
          <w:docPartObj>
            <w:docPartGallery w:val="AutoText"/>
          </w:docPartObj>
        </w:sdtPr>
        <w:sdtEndPr/>
        <w:sdtContent>
          <w:p w14:paraId="75C57729" w14:textId="4F13B194" w:rsidR="00E163C4" w:rsidRDefault="00E163C4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39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2393">
              <w:rPr>
                <w:b/>
                <w:bCs/>
                <w:noProof/>
              </w:rPr>
              <w:t>16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 w:rsidR="0048362B">
              <w:rPr>
                <w:b/>
                <w:bCs/>
                <w:sz w:val="24"/>
                <w:szCs w:val="24"/>
              </w:rPr>
              <w:t>ORS2</w:t>
            </w:r>
            <w:r w:rsidR="00685A0D">
              <w:rPr>
                <w:b/>
                <w:bCs/>
                <w:sz w:val="24"/>
                <w:szCs w:val="24"/>
              </w:rPr>
              <w:t xml:space="preserve">16D - </w:t>
            </w:r>
            <w:r>
              <w:rPr>
                <w:b/>
                <w:bCs/>
                <w:sz w:val="24"/>
                <w:szCs w:val="24"/>
              </w:rPr>
              <w:t>TUT© 202</w:t>
            </w:r>
            <w:r w:rsidR="00702E3A">
              <w:rPr>
                <w:b/>
                <w:bCs/>
                <w:sz w:val="24"/>
                <w:szCs w:val="24"/>
              </w:rPr>
              <w:t>5</w:t>
            </w:r>
            <w:r w:rsidR="0048362B">
              <w:rPr>
                <w:b/>
                <w:bCs/>
                <w:sz w:val="24"/>
                <w:szCs w:val="24"/>
              </w:rPr>
              <w:t xml:space="preserve"> - PhuduhuduKA</w:t>
            </w:r>
          </w:p>
        </w:sdtContent>
      </w:sdt>
    </w:sdtContent>
  </w:sdt>
  <w:p w14:paraId="33794559" w14:textId="77777777" w:rsidR="00E163C4" w:rsidRDefault="00E163C4">
    <w:pPr>
      <w:pStyle w:val="Footer"/>
      <w:tabs>
        <w:tab w:val="right" w:pos="9000"/>
      </w:tabs>
      <w:rPr>
        <w:rFonts w:ascii="Arial" w:hAnsi="Arial"/>
        <w:b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DF25" w14:textId="77777777" w:rsidR="00F54C43" w:rsidRDefault="00F54C43">
      <w:pPr>
        <w:spacing w:after="0"/>
      </w:pPr>
      <w:r>
        <w:separator/>
      </w:r>
    </w:p>
  </w:footnote>
  <w:footnote w:type="continuationSeparator" w:id="0">
    <w:p w14:paraId="0727B5CB" w14:textId="77777777" w:rsidR="00F54C43" w:rsidRDefault="00F54C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DD7"/>
    <w:multiLevelType w:val="hybridMultilevel"/>
    <w:tmpl w:val="295C11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71B11"/>
    <w:multiLevelType w:val="multilevel"/>
    <w:tmpl w:val="3C028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0F5171"/>
    <w:multiLevelType w:val="hybridMultilevel"/>
    <w:tmpl w:val="2BF8374E"/>
    <w:lvl w:ilvl="0" w:tplc="1C090017">
      <w:start w:val="1"/>
      <w:numFmt w:val="lowerLetter"/>
      <w:lvlText w:val="%1)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B24D4F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C57C8"/>
    <w:multiLevelType w:val="hybridMultilevel"/>
    <w:tmpl w:val="C0E23784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01A7E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3D097F"/>
    <w:multiLevelType w:val="multilevel"/>
    <w:tmpl w:val="0164D8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D027DF4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17E138D"/>
    <w:multiLevelType w:val="hybridMultilevel"/>
    <w:tmpl w:val="54E8CBD4"/>
    <w:lvl w:ilvl="0" w:tplc="1C090015">
      <w:start w:val="1"/>
      <w:numFmt w:val="upperLetter"/>
      <w:lvlText w:val="%1."/>
      <w:lvlJc w:val="left"/>
      <w:pPr>
        <w:ind w:left="780" w:hanging="360"/>
      </w:pPr>
    </w:lvl>
    <w:lvl w:ilvl="1" w:tplc="1C090019">
      <w:start w:val="1"/>
      <w:numFmt w:val="lowerLetter"/>
      <w:lvlText w:val="%2."/>
      <w:lvlJc w:val="left"/>
      <w:pPr>
        <w:ind w:left="1500" w:hanging="360"/>
      </w:pPr>
    </w:lvl>
    <w:lvl w:ilvl="2" w:tplc="1C09001B" w:tentative="1">
      <w:start w:val="1"/>
      <w:numFmt w:val="lowerRoman"/>
      <w:lvlText w:val="%3."/>
      <w:lvlJc w:val="right"/>
      <w:pPr>
        <w:ind w:left="2220" w:hanging="180"/>
      </w:pPr>
    </w:lvl>
    <w:lvl w:ilvl="3" w:tplc="1C09000F" w:tentative="1">
      <w:start w:val="1"/>
      <w:numFmt w:val="decimal"/>
      <w:lvlText w:val="%4."/>
      <w:lvlJc w:val="left"/>
      <w:pPr>
        <w:ind w:left="2940" w:hanging="360"/>
      </w:pPr>
    </w:lvl>
    <w:lvl w:ilvl="4" w:tplc="1C090019" w:tentative="1">
      <w:start w:val="1"/>
      <w:numFmt w:val="lowerLetter"/>
      <w:lvlText w:val="%5."/>
      <w:lvlJc w:val="left"/>
      <w:pPr>
        <w:ind w:left="3660" w:hanging="360"/>
      </w:pPr>
    </w:lvl>
    <w:lvl w:ilvl="5" w:tplc="1C09001B" w:tentative="1">
      <w:start w:val="1"/>
      <w:numFmt w:val="lowerRoman"/>
      <w:lvlText w:val="%6."/>
      <w:lvlJc w:val="right"/>
      <w:pPr>
        <w:ind w:left="4380" w:hanging="180"/>
      </w:pPr>
    </w:lvl>
    <w:lvl w:ilvl="6" w:tplc="1C09000F" w:tentative="1">
      <w:start w:val="1"/>
      <w:numFmt w:val="decimal"/>
      <w:lvlText w:val="%7."/>
      <w:lvlJc w:val="left"/>
      <w:pPr>
        <w:ind w:left="5100" w:hanging="360"/>
      </w:pPr>
    </w:lvl>
    <w:lvl w:ilvl="7" w:tplc="1C090019" w:tentative="1">
      <w:start w:val="1"/>
      <w:numFmt w:val="lowerLetter"/>
      <w:lvlText w:val="%8."/>
      <w:lvlJc w:val="left"/>
      <w:pPr>
        <w:ind w:left="5820" w:hanging="360"/>
      </w:pPr>
    </w:lvl>
    <w:lvl w:ilvl="8" w:tplc="1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733781A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1255B6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E75AF2"/>
    <w:multiLevelType w:val="hybridMultilevel"/>
    <w:tmpl w:val="835CDC7C"/>
    <w:lvl w:ilvl="0" w:tplc="1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8F238F"/>
    <w:multiLevelType w:val="multilevel"/>
    <w:tmpl w:val="428F238F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3A25F1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9E67FE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8C27F5C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ACD51DC"/>
    <w:multiLevelType w:val="multilevel"/>
    <w:tmpl w:val="FD08A5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8B0312"/>
    <w:multiLevelType w:val="multilevel"/>
    <w:tmpl w:val="4D8B0312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153" w:hanging="207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8" w15:restartNumberingAfterBreak="0">
    <w:nsid w:val="55487383"/>
    <w:multiLevelType w:val="hybridMultilevel"/>
    <w:tmpl w:val="C3BEF77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157C95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0E174E"/>
    <w:multiLevelType w:val="multilevel"/>
    <w:tmpl w:val="B17EB3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E1B56BA"/>
    <w:multiLevelType w:val="multilevel"/>
    <w:tmpl w:val="428F238F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ECD03B4"/>
    <w:multiLevelType w:val="hybridMultilevel"/>
    <w:tmpl w:val="DD92A4D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E87E17"/>
    <w:multiLevelType w:val="hybridMultilevel"/>
    <w:tmpl w:val="2BF837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85B16B0"/>
    <w:multiLevelType w:val="multilevel"/>
    <w:tmpl w:val="D58261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568805723">
    <w:abstractNumId w:val="12"/>
  </w:num>
  <w:num w:numId="2" w16cid:durableId="1545946142">
    <w:abstractNumId w:val="17"/>
  </w:num>
  <w:num w:numId="3" w16cid:durableId="1260916221">
    <w:abstractNumId w:val="10"/>
  </w:num>
  <w:num w:numId="4" w16cid:durableId="650445851">
    <w:abstractNumId w:val="18"/>
  </w:num>
  <w:num w:numId="5" w16cid:durableId="2125998007">
    <w:abstractNumId w:val="22"/>
  </w:num>
  <w:num w:numId="6" w16cid:durableId="506210059">
    <w:abstractNumId w:val="6"/>
  </w:num>
  <w:num w:numId="7" w16cid:durableId="1738086119">
    <w:abstractNumId w:val="4"/>
  </w:num>
  <w:num w:numId="8" w16cid:durableId="1859075451">
    <w:abstractNumId w:val="8"/>
  </w:num>
  <w:num w:numId="9" w16cid:durableId="1275744533">
    <w:abstractNumId w:val="24"/>
  </w:num>
  <w:num w:numId="10" w16cid:durableId="1134565786">
    <w:abstractNumId w:val="0"/>
  </w:num>
  <w:num w:numId="11" w16cid:durableId="147718374">
    <w:abstractNumId w:val="2"/>
  </w:num>
  <w:num w:numId="12" w16cid:durableId="1074165970">
    <w:abstractNumId w:val="19"/>
  </w:num>
  <w:num w:numId="13" w16cid:durableId="359934306">
    <w:abstractNumId w:val="5"/>
  </w:num>
  <w:num w:numId="14" w16cid:durableId="211963867">
    <w:abstractNumId w:val="3"/>
  </w:num>
  <w:num w:numId="15" w16cid:durableId="154229348">
    <w:abstractNumId w:val="23"/>
  </w:num>
  <w:num w:numId="16" w16cid:durableId="1017578589">
    <w:abstractNumId w:val="9"/>
  </w:num>
  <w:num w:numId="17" w16cid:durableId="1757896112">
    <w:abstractNumId w:val="21"/>
  </w:num>
  <w:num w:numId="18" w16cid:durableId="539361733">
    <w:abstractNumId w:val="16"/>
  </w:num>
  <w:num w:numId="19" w16cid:durableId="1461223045">
    <w:abstractNumId w:val="13"/>
  </w:num>
  <w:num w:numId="20" w16cid:durableId="1047681120">
    <w:abstractNumId w:val="14"/>
  </w:num>
  <w:num w:numId="21" w16cid:durableId="1615017848">
    <w:abstractNumId w:val="7"/>
  </w:num>
  <w:num w:numId="22" w16cid:durableId="409278689">
    <w:abstractNumId w:val="1"/>
  </w:num>
  <w:num w:numId="23" w16cid:durableId="1173298386">
    <w:abstractNumId w:val="20"/>
  </w:num>
  <w:num w:numId="24" w16cid:durableId="910777423">
    <w:abstractNumId w:val="15"/>
  </w:num>
  <w:num w:numId="25" w16cid:durableId="2073841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92F"/>
    <w:rsid w:val="00001EF4"/>
    <w:rsid w:val="0000329B"/>
    <w:rsid w:val="00012D37"/>
    <w:rsid w:val="00014220"/>
    <w:rsid w:val="000165D6"/>
    <w:rsid w:val="00016663"/>
    <w:rsid w:val="000176A3"/>
    <w:rsid w:val="0002050A"/>
    <w:rsid w:val="00022B08"/>
    <w:rsid w:val="00024E7C"/>
    <w:rsid w:val="0002541E"/>
    <w:rsid w:val="00027281"/>
    <w:rsid w:val="00030D91"/>
    <w:rsid w:val="0003381D"/>
    <w:rsid w:val="00037753"/>
    <w:rsid w:val="000438D2"/>
    <w:rsid w:val="0004703B"/>
    <w:rsid w:val="00047CB8"/>
    <w:rsid w:val="000532BF"/>
    <w:rsid w:val="0005448E"/>
    <w:rsid w:val="00055CCF"/>
    <w:rsid w:val="00056079"/>
    <w:rsid w:val="00061D59"/>
    <w:rsid w:val="00063BD4"/>
    <w:rsid w:val="00065E49"/>
    <w:rsid w:val="00066A87"/>
    <w:rsid w:val="000724C8"/>
    <w:rsid w:val="000762B2"/>
    <w:rsid w:val="00076E52"/>
    <w:rsid w:val="000829B1"/>
    <w:rsid w:val="000874A0"/>
    <w:rsid w:val="00091E58"/>
    <w:rsid w:val="0009316E"/>
    <w:rsid w:val="000974B1"/>
    <w:rsid w:val="000A1835"/>
    <w:rsid w:val="000A654E"/>
    <w:rsid w:val="000A7782"/>
    <w:rsid w:val="000B3151"/>
    <w:rsid w:val="000B50C0"/>
    <w:rsid w:val="000B631B"/>
    <w:rsid w:val="000B7ACF"/>
    <w:rsid w:val="000C301C"/>
    <w:rsid w:val="000D0681"/>
    <w:rsid w:val="000D5133"/>
    <w:rsid w:val="000D75A2"/>
    <w:rsid w:val="000E2B4F"/>
    <w:rsid w:val="000E330C"/>
    <w:rsid w:val="000E342C"/>
    <w:rsid w:val="000E4C7A"/>
    <w:rsid w:val="000E7D10"/>
    <w:rsid w:val="000F016F"/>
    <w:rsid w:val="000F14D7"/>
    <w:rsid w:val="000F1ADB"/>
    <w:rsid w:val="000F7328"/>
    <w:rsid w:val="001021E3"/>
    <w:rsid w:val="001054C6"/>
    <w:rsid w:val="0011405B"/>
    <w:rsid w:val="0011695A"/>
    <w:rsid w:val="0011794C"/>
    <w:rsid w:val="00123F51"/>
    <w:rsid w:val="00130297"/>
    <w:rsid w:val="0013173F"/>
    <w:rsid w:val="00137DBF"/>
    <w:rsid w:val="001416D8"/>
    <w:rsid w:val="00144CD2"/>
    <w:rsid w:val="0014732A"/>
    <w:rsid w:val="0015413C"/>
    <w:rsid w:val="00155D32"/>
    <w:rsid w:val="00162DE3"/>
    <w:rsid w:val="00163459"/>
    <w:rsid w:val="00164714"/>
    <w:rsid w:val="00170035"/>
    <w:rsid w:val="001745CE"/>
    <w:rsid w:val="00174B23"/>
    <w:rsid w:val="001808C3"/>
    <w:rsid w:val="00190916"/>
    <w:rsid w:val="00191722"/>
    <w:rsid w:val="00191971"/>
    <w:rsid w:val="00193596"/>
    <w:rsid w:val="001957BF"/>
    <w:rsid w:val="00195843"/>
    <w:rsid w:val="001A0C8C"/>
    <w:rsid w:val="001A41FA"/>
    <w:rsid w:val="001B0C06"/>
    <w:rsid w:val="001B3AA5"/>
    <w:rsid w:val="001B3AB5"/>
    <w:rsid w:val="001B5AB6"/>
    <w:rsid w:val="001B6332"/>
    <w:rsid w:val="001C115B"/>
    <w:rsid w:val="001C136B"/>
    <w:rsid w:val="001C1BA5"/>
    <w:rsid w:val="001C29CC"/>
    <w:rsid w:val="001D0F7A"/>
    <w:rsid w:val="001D34F8"/>
    <w:rsid w:val="001E0D3B"/>
    <w:rsid w:val="001E426E"/>
    <w:rsid w:val="001F2F34"/>
    <w:rsid w:val="001F5AD9"/>
    <w:rsid w:val="001F63B2"/>
    <w:rsid w:val="001F727E"/>
    <w:rsid w:val="00200113"/>
    <w:rsid w:val="00206438"/>
    <w:rsid w:val="00211309"/>
    <w:rsid w:val="00211CF9"/>
    <w:rsid w:val="002120C1"/>
    <w:rsid w:val="0022021A"/>
    <w:rsid w:val="002211CD"/>
    <w:rsid w:val="00221AF8"/>
    <w:rsid w:val="00224A4C"/>
    <w:rsid w:val="00226A1C"/>
    <w:rsid w:val="002325BD"/>
    <w:rsid w:val="002349C4"/>
    <w:rsid w:val="00250F36"/>
    <w:rsid w:val="00254D5A"/>
    <w:rsid w:val="00270BEF"/>
    <w:rsid w:val="00272A46"/>
    <w:rsid w:val="00275CE4"/>
    <w:rsid w:val="00276868"/>
    <w:rsid w:val="0028128F"/>
    <w:rsid w:val="002865A0"/>
    <w:rsid w:val="002876C2"/>
    <w:rsid w:val="00287882"/>
    <w:rsid w:val="00291947"/>
    <w:rsid w:val="00293C31"/>
    <w:rsid w:val="00296A97"/>
    <w:rsid w:val="002A0687"/>
    <w:rsid w:val="002A28CD"/>
    <w:rsid w:val="002B2304"/>
    <w:rsid w:val="002E2393"/>
    <w:rsid w:val="002E6A7B"/>
    <w:rsid w:val="002E7417"/>
    <w:rsid w:val="002F0C53"/>
    <w:rsid w:val="002F409B"/>
    <w:rsid w:val="003025DD"/>
    <w:rsid w:val="0030464A"/>
    <w:rsid w:val="003062F9"/>
    <w:rsid w:val="00310C08"/>
    <w:rsid w:val="003133D6"/>
    <w:rsid w:val="00314023"/>
    <w:rsid w:val="003204D4"/>
    <w:rsid w:val="0032195E"/>
    <w:rsid w:val="00325A24"/>
    <w:rsid w:val="003265F3"/>
    <w:rsid w:val="00331A97"/>
    <w:rsid w:val="003330A8"/>
    <w:rsid w:val="00336934"/>
    <w:rsid w:val="003407D4"/>
    <w:rsid w:val="003414A8"/>
    <w:rsid w:val="00341616"/>
    <w:rsid w:val="00342AD3"/>
    <w:rsid w:val="00355835"/>
    <w:rsid w:val="003568AF"/>
    <w:rsid w:val="00363082"/>
    <w:rsid w:val="00364584"/>
    <w:rsid w:val="0037036C"/>
    <w:rsid w:val="003715E2"/>
    <w:rsid w:val="00373EAF"/>
    <w:rsid w:val="00381875"/>
    <w:rsid w:val="00394D5C"/>
    <w:rsid w:val="00395D1D"/>
    <w:rsid w:val="003A208E"/>
    <w:rsid w:val="003A209F"/>
    <w:rsid w:val="003A349C"/>
    <w:rsid w:val="003A5CA2"/>
    <w:rsid w:val="003A6572"/>
    <w:rsid w:val="003B0CD3"/>
    <w:rsid w:val="003C721F"/>
    <w:rsid w:val="003D46DF"/>
    <w:rsid w:val="003E6A2F"/>
    <w:rsid w:val="004020A0"/>
    <w:rsid w:val="00404F9A"/>
    <w:rsid w:val="00414986"/>
    <w:rsid w:val="00417D42"/>
    <w:rsid w:val="00425C63"/>
    <w:rsid w:val="0043028D"/>
    <w:rsid w:val="00435056"/>
    <w:rsid w:val="00435689"/>
    <w:rsid w:val="004448DA"/>
    <w:rsid w:val="00444A03"/>
    <w:rsid w:val="00445414"/>
    <w:rsid w:val="00445E75"/>
    <w:rsid w:val="00450C8D"/>
    <w:rsid w:val="00453826"/>
    <w:rsid w:val="00454462"/>
    <w:rsid w:val="00454B87"/>
    <w:rsid w:val="00454D2D"/>
    <w:rsid w:val="00454FFA"/>
    <w:rsid w:val="00457CA9"/>
    <w:rsid w:val="00463692"/>
    <w:rsid w:val="00466100"/>
    <w:rsid w:val="00472C83"/>
    <w:rsid w:val="00475451"/>
    <w:rsid w:val="0048362B"/>
    <w:rsid w:val="004916BB"/>
    <w:rsid w:val="00491FE3"/>
    <w:rsid w:val="0049415E"/>
    <w:rsid w:val="004951C3"/>
    <w:rsid w:val="004B512C"/>
    <w:rsid w:val="004B5C74"/>
    <w:rsid w:val="004C0389"/>
    <w:rsid w:val="004C112A"/>
    <w:rsid w:val="004C12E9"/>
    <w:rsid w:val="004C17C3"/>
    <w:rsid w:val="004C1CA5"/>
    <w:rsid w:val="004C298A"/>
    <w:rsid w:val="004C400D"/>
    <w:rsid w:val="004D1DE0"/>
    <w:rsid w:val="004D6910"/>
    <w:rsid w:val="004E0811"/>
    <w:rsid w:val="004E2F9A"/>
    <w:rsid w:val="004E4BB5"/>
    <w:rsid w:val="004E4BDF"/>
    <w:rsid w:val="004E4CC3"/>
    <w:rsid w:val="004F4E07"/>
    <w:rsid w:val="004F7266"/>
    <w:rsid w:val="0050049A"/>
    <w:rsid w:val="0050141A"/>
    <w:rsid w:val="00501BD0"/>
    <w:rsid w:val="00503E58"/>
    <w:rsid w:val="005049C0"/>
    <w:rsid w:val="00507C78"/>
    <w:rsid w:val="005132B8"/>
    <w:rsid w:val="0051500D"/>
    <w:rsid w:val="00515A0F"/>
    <w:rsid w:val="00515CCA"/>
    <w:rsid w:val="00517289"/>
    <w:rsid w:val="00517AF9"/>
    <w:rsid w:val="00520EC4"/>
    <w:rsid w:val="00522948"/>
    <w:rsid w:val="00524E20"/>
    <w:rsid w:val="00526F0C"/>
    <w:rsid w:val="005373A2"/>
    <w:rsid w:val="0054063B"/>
    <w:rsid w:val="00541E70"/>
    <w:rsid w:val="00553DA9"/>
    <w:rsid w:val="0055635F"/>
    <w:rsid w:val="005603ED"/>
    <w:rsid w:val="00561783"/>
    <w:rsid w:val="005649D6"/>
    <w:rsid w:val="005709D5"/>
    <w:rsid w:val="00570E1E"/>
    <w:rsid w:val="00580EC7"/>
    <w:rsid w:val="00581C32"/>
    <w:rsid w:val="0058398B"/>
    <w:rsid w:val="0058536E"/>
    <w:rsid w:val="00585A19"/>
    <w:rsid w:val="00586DBE"/>
    <w:rsid w:val="005A2A57"/>
    <w:rsid w:val="005A459E"/>
    <w:rsid w:val="005A785B"/>
    <w:rsid w:val="005B0D63"/>
    <w:rsid w:val="005B44EC"/>
    <w:rsid w:val="005B7339"/>
    <w:rsid w:val="005C50A9"/>
    <w:rsid w:val="005C5CA6"/>
    <w:rsid w:val="005D27F0"/>
    <w:rsid w:val="005D2804"/>
    <w:rsid w:val="005D4D00"/>
    <w:rsid w:val="005D652D"/>
    <w:rsid w:val="005D6E46"/>
    <w:rsid w:val="005E3153"/>
    <w:rsid w:val="005F1634"/>
    <w:rsid w:val="005F2552"/>
    <w:rsid w:val="005F3024"/>
    <w:rsid w:val="005F3677"/>
    <w:rsid w:val="005F4716"/>
    <w:rsid w:val="005F48DA"/>
    <w:rsid w:val="005F5B54"/>
    <w:rsid w:val="005F5C61"/>
    <w:rsid w:val="005F6501"/>
    <w:rsid w:val="00602006"/>
    <w:rsid w:val="00606335"/>
    <w:rsid w:val="006063A6"/>
    <w:rsid w:val="00606554"/>
    <w:rsid w:val="00620AAE"/>
    <w:rsid w:val="0062100E"/>
    <w:rsid w:val="00626D6B"/>
    <w:rsid w:val="00626E6D"/>
    <w:rsid w:val="00627E3E"/>
    <w:rsid w:val="00630682"/>
    <w:rsid w:val="006339D6"/>
    <w:rsid w:val="00634ADA"/>
    <w:rsid w:val="00641DB3"/>
    <w:rsid w:val="006467B0"/>
    <w:rsid w:val="00647CC5"/>
    <w:rsid w:val="00651529"/>
    <w:rsid w:val="00651F2C"/>
    <w:rsid w:val="006532E9"/>
    <w:rsid w:val="006533D1"/>
    <w:rsid w:val="0065345D"/>
    <w:rsid w:val="0065463A"/>
    <w:rsid w:val="0065767E"/>
    <w:rsid w:val="00657A1F"/>
    <w:rsid w:val="006664C6"/>
    <w:rsid w:val="0067321F"/>
    <w:rsid w:val="00675FBF"/>
    <w:rsid w:val="006838CC"/>
    <w:rsid w:val="006849ED"/>
    <w:rsid w:val="006857FF"/>
    <w:rsid w:val="00685A0D"/>
    <w:rsid w:val="00686AC2"/>
    <w:rsid w:val="0069382F"/>
    <w:rsid w:val="006A1841"/>
    <w:rsid w:val="006A25CD"/>
    <w:rsid w:val="006A7E60"/>
    <w:rsid w:val="006B1BAA"/>
    <w:rsid w:val="006B3D2A"/>
    <w:rsid w:val="006B6126"/>
    <w:rsid w:val="006B702F"/>
    <w:rsid w:val="006B7D99"/>
    <w:rsid w:val="006C001A"/>
    <w:rsid w:val="006C2F7C"/>
    <w:rsid w:val="006C4427"/>
    <w:rsid w:val="006C575F"/>
    <w:rsid w:val="006C7000"/>
    <w:rsid w:val="006D249A"/>
    <w:rsid w:val="006D62D2"/>
    <w:rsid w:val="006D781B"/>
    <w:rsid w:val="006E4564"/>
    <w:rsid w:val="006E4924"/>
    <w:rsid w:val="006E4BD5"/>
    <w:rsid w:val="006E4C88"/>
    <w:rsid w:val="006E55CC"/>
    <w:rsid w:val="006F0EE1"/>
    <w:rsid w:val="006F5FE9"/>
    <w:rsid w:val="00702E3A"/>
    <w:rsid w:val="00712224"/>
    <w:rsid w:val="00714FE7"/>
    <w:rsid w:val="007169E9"/>
    <w:rsid w:val="00720085"/>
    <w:rsid w:val="007255F1"/>
    <w:rsid w:val="00727962"/>
    <w:rsid w:val="00742D5C"/>
    <w:rsid w:val="007525AF"/>
    <w:rsid w:val="00754464"/>
    <w:rsid w:val="00755CCB"/>
    <w:rsid w:val="00760111"/>
    <w:rsid w:val="00760428"/>
    <w:rsid w:val="007618D3"/>
    <w:rsid w:val="007672B9"/>
    <w:rsid w:val="00767832"/>
    <w:rsid w:val="00776A3C"/>
    <w:rsid w:val="00781387"/>
    <w:rsid w:val="0079008E"/>
    <w:rsid w:val="00794204"/>
    <w:rsid w:val="007A148F"/>
    <w:rsid w:val="007A4D21"/>
    <w:rsid w:val="007A586F"/>
    <w:rsid w:val="007B3DB7"/>
    <w:rsid w:val="007B4662"/>
    <w:rsid w:val="007B47B6"/>
    <w:rsid w:val="007C3D4A"/>
    <w:rsid w:val="007C4B15"/>
    <w:rsid w:val="007C6B92"/>
    <w:rsid w:val="007D38EF"/>
    <w:rsid w:val="007E3412"/>
    <w:rsid w:val="007E34FA"/>
    <w:rsid w:val="00805341"/>
    <w:rsid w:val="0081158A"/>
    <w:rsid w:val="00817349"/>
    <w:rsid w:val="0082140A"/>
    <w:rsid w:val="008225F6"/>
    <w:rsid w:val="00822B90"/>
    <w:rsid w:val="00827470"/>
    <w:rsid w:val="00832A6B"/>
    <w:rsid w:val="0083615D"/>
    <w:rsid w:val="00841E5B"/>
    <w:rsid w:val="00842631"/>
    <w:rsid w:val="00842BB6"/>
    <w:rsid w:val="00846E70"/>
    <w:rsid w:val="008630EA"/>
    <w:rsid w:val="0086348D"/>
    <w:rsid w:val="00864436"/>
    <w:rsid w:val="00865D89"/>
    <w:rsid w:val="00886220"/>
    <w:rsid w:val="00887D03"/>
    <w:rsid w:val="00893B2D"/>
    <w:rsid w:val="00895A43"/>
    <w:rsid w:val="008A340C"/>
    <w:rsid w:val="008A5763"/>
    <w:rsid w:val="008B0AF4"/>
    <w:rsid w:val="008B216E"/>
    <w:rsid w:val="008B219D"/>
    <w:rsid w:val="008B23B6"/>
    <w:rsid w:val="008B3422"/>
    <w:rsid w:val="008B3C20"/>
    <w:rsid w:val="008B4F0E"/>
    <w:rsid w:val="008B6E6E"/>
    <w:rsid w:val="008C0CEF"/>
    <w:rsid w:val="008C3211"/>
    <w:rsid w:val="008C35A5"/>
    <w:rsid w:val="008C4B2A"/>
    <w:rsid w:val="008C5CAB"/>
    <w:rsid w:val="008D0E4B"/>
    <w:rsid w:val="008E78CE"/>
    <w:rsid w:val="008F6469"/>
    <w:rsid w:val="008F76BF"/>
    <w:rsid w:val="00900BFA"/>
    <w:rsid w:val="00910F0F"/>
    <w:rsid w:val="00911660"/>
    <w:rsid w:val="00921E98"/>
    <w:rsid w:val="00927A87"/>
    <w:rsid w:val="00930F16"/>
    <w:rsid w:val="009423E3"/>
    <w:rsid w:val="009447AA"/>
    <w:rsid w:val="00950862"/>
    <w:rsid w:val="00955845"/>
    <w:rsid w:val="00957ECC"/>
    <w:rsid w:val="00960CDA"/>
    <w:rsid w:val="00962D46"/>
    <w:rsid w:val="00965EC1"/>
    <w:rsid w:val="0096655D"/>
    <w:rsid w:val="009737B2"/>
    <w:rsid w:val="00975819"/>
    <w:rsid w:val="00976F18"/>
    <w:rsid w:val="009779AF"/>
    <w:rsid w:val="00985BC2"/>
    <w:rsid w:val="0099133B"/>
    <w:rsid w:val="00992C36"/>
    <w:rsid w:val="0099356D"/>
    <w:rsid w:val="00995770"/>
    <w:rsid w:val="009A7295"/>
    <w:rsid w:val="009B1419"/>
    <w:rsid w:val="009B2B3B"/>
    <w:rsid w:val="009B3806"/>
    <w:rsid w:val="009B53A4"/>
    <w:rsid w:val="009C07C6"/>
    <w:rsid w:val="009C19EE"/>
    <w:rsid w:val="009C502F"/>
    <w:rsid w:val="009C6474"/>
    <w:rsid w:val="009D6201"/>
    <w:rsid w:val="009D798A"/>
    <w:rsid w:val="009E2AF7"/>
    <w:rsid w:val="009F26E4"/>
    <w:rsid w:val="009F3315"/>
    <w:rsid w:val="009F74B1"/>
    <w:rsid w:val="009F77AF"/>
    <w:rsid w:val="00A03641"/>
    <w:rsid w:val="00A051E9"/>
    <w:rsid w:val="00A05B1A"/>
    <w:rsid w:val="00A05B91"/>
    <w:rsid w:val="00A07C61"/>
    <w:rsid w:val="00A11EA0"/>
    <w:rsid w:val="00A12798"/>
    <w:rsid w:val="00A138DA"/>
    <w:rsid w:val="00A2257E"/>
    <w:rsid w:val="00A22A67"/>
    <w:rsid w:val="00A22AA7"/>
    <w:rsid w:val="00A22CA6"/>
    <w:rsid w:val="00A25D4F"/>
    <w:rsid w:val="00A26D6F"/>
    <w:rsid w:val="00A2775B"/>
    <w:rsid w:val="00A33507"/>
    <w:rsid w:val="00A36F3E"/>
    <w:rsid w:val="00A41E55"/>
    <w:rsid w:val="00A42DEB"/>
    <w:rsid w:val="00A44A8F"/>
    <w:rsid w:val="00A54459"/>
    <w:rsid w:val="00A55773"/>
    <w:rsid w:val="00A559BE"/>
    <w:rsid w:val="00A60BE5"/>
    <w:rsid w:val="00A61FC0"/>
    <w:rsid w:val="00A623B5"/>
    <w:rsid w:val="00A648AA"/>
    <w:rsid w:val="00A67D96"/>
    <w:rsid w:val="00A705AF"/>
    <w:rsid w:val="00A74AA5"/>
    <w:rsid w:val="00A76AA7"/>
    <w:rsid w:val="00A772A3"/>
    <w:rsid w:val="00A837CD"/>
    <w:rsid w:val="00A90698"/>
    <w:rsid w:val="00A90F4F"/>
    <w:rsid w:val="00A91163"/>
    <w:rsid w:val="00A9433C"/>
    <w:rsid w:val="00A951F7"/>
    <w:rsid w:val="00A956BD"/>
    <w:rsid w:val="00A970E7"/>
    <w:rsid w:val="00AA2B75"/>
    <w:rsid w:val="00AA3F57"/>
    <w:rsid w:val="00AA4A43"/>
    <w:rsid w:val="00AA651E"/>
    <w:rsid w:val="00AB2AD8"/>
    <w:rsid w:val="00AB3A01"/>
    <w:rsid w:val="00AB6A8E"/>
    <w:rsid w:val="00AC347E"/>
    <w:rsid w:val="00AC3502"/>
    <w:rsid w:val="00AC5AA4"/>
    <w:rsid w:val="00AC6C11"/>
    <w:rsid w:val="00AC7082"/>
    <w:rsid w:val="00AD7478"/>
    <w:rsid w:val="00AF1C29"/>
    <w:rsid w:val="00AF6D1E"/>
    <w:rsid w:val="00B02D93"/>
    <w:rsid w:val="00B06B86"/>
    <w:rsid w:val="00B06F71"/>
    <w:rsid w:val="00B079B1"/>
    <w:rsid w:val="00B11FC7"/>
    <w:rsid w:val="00B152F9"/>
    <w:rsid w:val="00B15714"/>
    <w:rsid w:val="00B22361"/>
    <w:rsid w:val="00B24F32"/>
    <w:rsid w:val="00B3311A"/>
    <w:rsid w:val="00B34393"/>
    <w:rsid w:val="00B36B67"/>
    <w:rsid w:val="00B43218"/>
    <w:rsid w:val="00B46254"/>
    <w:rsid w:val="00B50533"/>
    <w:rsid w:val="00B51F98"/>
    <w:rsid w:val="00B53063"/>
    <w:rsid w:val="00B57199"/>
    <w:rsid w:val="00B6182B"/>
    <w:rsid w:val="00B64C84"/>
    <w:rsid w:val="00B66853"/>
    <w:rsid w:val="00B7528F"/>
    <w:rsid w:val="00B80B94"/>
    <w:rsid w:val="00B8385E"/>
    <w:rsid w:val="00B85B13"/>
    <w:rsid w:val="00B870BD"/>
    <w:rsid w:val="00B9429F"/>
    <w:rsid w:val="00B95B55"/>
    <w:rsid w:val="00BA126A"/>
    <w:rsid w:val="00BA413D"/>
    <w:rsid w:val="00BA494A"/>
    <w:rsid w:val="00BB2A67"/>
    <w:rsid w:val="00BB3621"/>
    <w:rsid w:val="00BB4D9B"/>
    <w:rsid w:val="00BC0014"/>
    <w:rsid w:val="00BC4E29"/>
    <w:rsid w:val="00BC5E31"/>
    <w:rsid w:val="00BC5F58"/>
    <w:rsid w:val="00BC6112"/>
    <w:rsid w:val="00BD15BF"/>
    <w:rsid w:val="00BD695A"/>
    <w:rsid w:val="00BE18AF"/>
    <w:rsid w:val="00BE697E"/>
    <w:rsid w:val="00C01BAF"/>
    <w:rsid w:val="00C031D4"/>
    <w:rsid w:val="00C0395B"/>
    <w:rsid w:val="00C0677E"/>
    <w:rsid w:val="00C20EAB"/>
    <w:rsid w:val="00C239C5"/>
    <w:rsid w:val="00C27E72"/>
    <w:rsid w:val="00C37ED2"/>
    <w:rsid w:val="00C40F3C"/>
    <w:rsid w:val="00C44D9D"/>
    <w:rsid w:val="00C45643"/>
    <w:rsid w:val="00C457B8"/>
    <w:rsid w:val="00C46740"/>
    <w:rsid w:val="00C504D5"/>
    <w:rsid w:val="00C50A5A"/>
    <w:rsid w:val="00C55443"/>
    <w:rsid w:val="00C57199"/>
    <w:rsid w:val="00C63F26"/>
    <w:rsid w:val="00C640D6"/>
    <w:rsid w:val="00C7030D"/>
    <w:rsid w:val="00C70978"/>
    <w:rsid w:val="00C710F7"/>
    <w:rsid w:val="00C741A4"/>
    <w:rsid w:val="00C74DF2"/>
    <w:rsid w:val="00C77171"/>
    <w:rsid w:val="00C830BF"/>
    <w:rsid w:val="00C83A3B"/>
    <w:rsid w:val="00C855F5"/>
    <w:rsid w:val="00C92A27"/>
    <w:rsid w:val="00C92D1E"/>
    <w:rsid w:val="00C936F1"/>
    <w:rsid w:val="00C950FE"/>
    <w:rsid w:val="00C97009"/>
    <w:rsid w:val="00CA2D46"/>
    <w:rsid w:val="00CB1A5E"/>
    <w:rsid w:val="00CB4092"/>
    <w:rsid w:val="00CB4121"/>
    <w:rsid w:val="00CB69F4"/>
    <w:rsid w:val="00CB6A8C"/>
    <w:rsid w:val="00CC07B2"/>
    <w:rsid w:val="00CC7835"/>
    <w:rsid w:val="00CD13E7"/>
    <w:rsid w:val="00CD143E"/>
    <w:rsid w:val="00CD4541"/>
    <w:rsid w:val="00CD7002"/>
    <w:rsid w:val="00CD78F3"/>
    <w:rsid w:val="00CE36C0"/>
    <w:rsid w:val="00CF0936"/>
    <w:rsid w:val="00D0295F"/>
    <w:rsid w:val="00D02F98"/>
    <w:rsid w:val="00D11C29"/>
    <w:rsid w:val="00D14535"/>
    <w:rsid w:val="00D2133C"/>
    <w:rsid w:val="00D21B26"/>
    <w:rsid w:val="00D227F6"/>
    <w:rsid w:val="00D2631D"/>
    <w:rsid w:val="00D26F05"/>
    <w:rsid w:val="00D3293C"/>
    <w:rsid w:val="00D43148"/>
    <w:rsid w:val="00D4430A"/>
    <w:rsid w:val="00D44734"/>
    <w:rsid w:val="00D45544"/>
    <w:rsid w:val="00D4602E"/>
    <w:rsid w:val="00D55A0D"/>
    <w:rsid w:val="00D603FD"/>
    <w:rsid w:val="00D62F4C"/>
    <w:rsid w:val="00D67C93"/>
    <w:rsid w:val="00D73CBE"/>
    <w:rsid w:val="00D74A5F"/>
    <w:rsid w:val="00D77D7A"/>
    <w:rsid w:val="00D809CD"/>
    <w:rsid w:val="00D86C20"/>
    <w:rsid w:val="00D87C8E"/>
    <w:rsid w:val="00D905A5"/>
    <w:rsid w:val="00D94D7C"/>
    <w:rsid w:val="00DA0EAD"/>
    <w:rsid w:val="00DA33D1"/>
    <w:rsid w:val="00DA3C11"/>
    <w:rsid w:val="00DA48E7"/>
    <w:rsid w:val="00DA570F"/>
    <w:rsid w:val="00DA6EFA"/>
    <w:rsid w:val="00DA7846"/>
    <w:rsid w:val="00DB0616"/>
    <w:rsid w:val="00DB0ED4"/>
    <w:rsid w:val="00DB1834"/>
    <w:rsid w:val="00DB2B09"/>
    <w:rsid w:val="00DB3467"/>
    <w:rsid w:val="00DC4FEF"/>
    <w:rsid w:val="00DC692F"/>
    <w:rsid w:val="00DC6E95"/>
    <w:rsid w:val="00DE2E2D"/>
    <w:rsid w:val="00DE5F7C"/>
    <w:rsid w:val="00DE65EE"/>
    <w:rsid w:val="00DE7C1B"/>
    <w:rsid w:val="00DF0B90"/>
    <w:rsid w:val="00DF674B"/>
    <w:rsid w:val="00E03107"/>
    <w:rsid w:val="00E06577"/>
    <w:rsid w:val="00E102A8"/>
    <w:rsid w:val="00E1216A"/>
    <w:rsid w:val="00E13D7D"/>
    <w:rsid w:val="00E163C4"/>
    <w:rsid w:val="00E2556E"/>
    <w:rsid w:val="00E26F5E"/>
    <w:rsid w:val="00E32D5C"/>
    <w:rsid w:val="00E3405D"/>
    <w:rsid w:val="00E42D56"/>
    <w:rsid w:val="00E44092"/>
    <w:rsid w:val="00E44BC3"/>
    <w:rsid w:val="00E46A82"/>
    <w:rsid w:val="00E54912"/>
    <w:rsid w:val="00E5669C"/>
    <w:rsid w:val="00E56AEE"/>
    <w:rsid w:val="00E633AC"/>
    <w:rsid w:val="00E73A24"/>
    <w:rsid w:val="00E74A75"/>
    <w:rsid w:val="00E82F38"/>
    <w:rsid w:val="00E83E06"/>
    <w:rsid w:val="00E86E3D"/>
    <w:rsid w:val="00EA185A"/>
    <w:rsid w:val="00EA346A"/>
    <w:rsid w:val="00EA3C06"/>
    <w:rsid w:val="00EA53AF"/>
    <w:rsid w:val="00EA5DE0"/>
    <w:rsid w:val="00EA6627"/>
    <w:rsid w:val="00ED0B3E"/>
    <w:rsid w:val="00ED6400"/>
    <w:rsid w:val="00ED682B"/>
    <w:rsid w:val="00ED72CB"/>
    <w:rsid w:val="00EE779D"/>
    <w:rsid w:val="00EF169B"/>
    <w:rsid w:val="00EF2CEF"/>
    <w:rsid w:val="00EF37A1"/>
    <w:rsid w:val="00EF4027"/>
    <w:rsid w:val="00F006B4"/>
    <w:rsid w:val="00F026E3"/>
    <w:rsid w:val="00F0371B"/>
    <w:rsid w:val="00F04BFE"/>
    <w:rsid w:val="00F10C2C"/>
    <w:rsid w:val="00F158DA"/>
    <w:rsid w:val="00F15C52"/>
    <w:rsid w:val="00F20FD5"/>
    <w:rsid w:val="00F212A1"/>
    <w:rsid w:val="00F23627"/>
    <w:rsid w:val="00F274C0"/>
    <w:rsid w:val="00F276B9"/>
    <w:rsid w:val="00F32294"/>
    <w:rsid w:val="00F33B2C"/>
    <w:rsid w:val="00F361A4"/>
    <w:rsid w:val="00F40543"/>
    <w:rsid w:val="00F41B73"/>
    <w:rsid w:val="00F43D75"/>
    <w:rsid w:val="00F515E1"/>
    <w:rsid w:val="00F533C6"/>
    <w:rsid w:val="00F54C43"/>
    <w:rsid w:val="00F61605"/>
    <w:rsid w:val="00F65DBE"/>
    <w:rsid w:val="00F711ED"/>
    <w:rsid w:val="00F717B1"/>
    <w:rsid w:val="00F72C11"/>
    <w:rsid w:val="00F73182"/>
    <w:rsid w:val="00F758CD"/>
    <w:rsid w:val="00F7654B"/>
    <w:rsid w:val="00F80A55"/>
    <w:rsid w:val="00F80D70"/>
    <w:rsid w:val="00F81317"/>
    <w:rsid w:val="00F9248E"/>
    <w:rsid w:val="00F94DF4"/>
    <w:rsid w:val="00F94EC3"/>
    <w:rsid w:val="00F95615"/>
    <w:rsid w:val="00FA63D4"/>
    <w:rsid w:val="00FA6479"/>
    <w:rsid w:val="00FA70E8"/>
    <w:rsid w:val="00FA7CC1"/>
    <w:rsid w:val="00FB1618"/>
    <w:rsid w:val="00FB53E1"/>
    <w:rsid w:val="00FB7833"/>
    <w:rsid w:val="00FC02F2"/>
    <w:rsid w:val="00FC133D"/>
    <w:rsid w:val="00FC1BF0"/>
    <w:rsid w:val="00FC71BD"/>
    <w:rsid w:val="00FC758F"/>
    <w:rsid w:val="00FD3325"/>
    <w:rsid w:val="00FD7123"/>
    <w:rsid w:val="00FE30CE"/>
    <w:rsid w:val="00FF0FAD"/>
    <w:rsid w:val="1F493295"/>
    <w:rsid w:val="2158CBA7"/>
    <w:rsid w:val="2F16891D"/>
    <w:rsid w:val="2F969E02"/>
    <w:rsid w:val="47A46337"/>
    <w:rsid w:val="6AD1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5DFB7AA"/>
  <w15:docId w15:val="{8E081E78-0E64-4D1C-94EA-6D17CFC1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 w:line="276" w:lineRule="auto"/>
      <w:outlineLvl w:val="0"/>
    </w:pPr>
    <w:rPr>
      <w:rFonts w:ascii="Calibri" w:eastAsia="Times New Roman" w:hAnsi="Calibri" w:cs="Times New Roman"/>
      <w:b/>
      <w:bCs/>
      <w:caps/>
      <w:color w:val="FFFFFF"/>
      <w:spacing w:val="15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Times New Roman" w:hAnsi="Calibri" w:cs="Times New Roman"/>
      <w:b/>
      <w:bCs/>
      <w:caps/>
      <w:color w:val="FFFFFF"/>
      <w:spacing w:val="15"/>
      <w:shd w:val="clear" w:color="auto" w:fill="4F81BD"/>
      <w:lang w:bidi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200" w:after="200" w:line="276" w:lineRule="auto"/>
      <w:ind w:left="720"/>
      <w:contextualSpacing/>
    </w:pPr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Calibri" w:eastAsia="Times New Roman" w:hAnsi="Calibri" w:cs="Times New Roman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val="en-ZA" w:eastAsia="en-ZA"/>
    </w:rPr>
  </w:style>
  <w:style w:type="character" w:styleId="FollowedHyperlink">
    <w:name w:val="FollowedHyperlink"/>
    <w:basedOn w:val="DefaultParagraphFont"/>
    <w:uiPriority w:val="99"/>
    <w:semiHidden/>
    <w:unhideWhenUsed/>
    <w:rsid w:val="00BC001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31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11A"/>
    <w:rPr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B5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file:///\\168.172.155.233\softwares\is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rimeos.in/download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F10CB-0CBF-4763-8DEF-C7C8FC265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Phuduhudu Kanegelo</dc:creator>
  <cp:lastModifiedBy>Kanegelo Phuduhudu</cp:lastModifiedBy>
  <cp:revision>11</cp:revision>
  <cp:lastPrinted>2025-09-02T12:13:00Z</cp:lastPrinted>
  <dcterms:created xsi:type="dcterms:W3CDTF">2025-09-02T15:12:00Z</dcterms:created>
  <dcterms:modified xsi:type="dcterms:W3CDTF">2025-09-02T15:24:00Z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F6C13FEEBE744982ABDD0A0DFB6CE783</vt:lpwstr>
  </property>
</Properties>
</file>